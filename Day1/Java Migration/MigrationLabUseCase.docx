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BC492" w14:textId="77777777" w:rsidR="00F72D0D" w:rsidRPr="00E16026" w:rsidRDefault="009C264B" w:rsidP="003D36D4">
      <w:pPr>
        <w:pStyle w:val="Cover-Title"/>
      </w:pPr>
      <w:r>
        <w:rPr>
          <w:noProof/>
          <w:lang w:eastAsia="ja-JP"/>
        </w:rPr>
        <w:t>Migrating from Apache Tomcat to IBM Bluemix</w:t>
      </w:r>
    </w:p>
    <w:p w14:paraId="6890F76B" w14:textId="5A560C64" w:rsidR="00681C9C" w:rsidRDefault="00AA223D" w:rsidP="00594CDF">
      <w:pPr>
        <w:pStyle w:val="Cover-Subtitle"/>
      </w:pPr>
      <w:r>
        <w:t>Lab Exercise</w:t>
      </w:r>
    </w:p>
    <w:p w14:paraId="1C70B0BF" w14:textId="77777777" w:rsidR="00442901" w:rsidRDefault="00442901" w:rsidP="00647ADF">
      <w:pPr>
        <w:pStyle w:val="Cover-Subtitle"/>
      </w:pPr>
    </w:p>
    <w:p w14:paraId="2A393FF1" w14:textId="77777777" w:rsidR="00647ADF" w:rsidRDefault="00647ADF" w:rsidP="00C870B3">
      <w:pPr>
        <w:pStyle w:val="Cover-Subtitle"/>
        <w:sectPr w:rsidR="00647ADF" w:rsidSect="00C7114A">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2880" w:right="720" w:bottom="8640" w:left="720" w:header="662" w:footer="2016" w:gutter="0"/>
          <w:pgNumType w:start="1"/>
          <w:cols w:space="720"/>
          <w:docGrid w:linePitch="360"/>
        </w:sectPr>
      </w:pPr>
    </w:p>
    <w:p w14:paraId="7156CEFF" w14:textId="77777777" w:rsidR="00C335B9" w:rsidRDefault="00C335B9" w:rsidP="00025B59">
      <w:pPr>
        <w:pStyle w:val="StepListContno"/>
      </w:pPr>
    </w:p>
    <w:p w14:paraId="2A5013A9" w14:textId="77777777" w:rsidR="00C335B9" w:rsidRDefault="00C335B9" w:rsidP="00025B59">
      <w:pPr>
        <w:pStyle w:val="StepListContno"/>
      </w:pPr>
    </w:p>
    <w:p w14:paraId="5D0EFA28" w14:textId="77777777" w:rsidR="00FE4288" w:rsidRDefault="00FE4288" w:rsidP="00FE4288">
      <w:pPr>
        <w:pStyle w:val="StepListContno"/>
        <w:numPr>
          <w:ilvl w:val="0"/>
          <w:numId w:val="0"/>
        </w:numPr>
        <w:ind w:left="792"/>
      </w:pPr>
    </w:p>
    <w:p w14:paraId="229FC07A" w14:textId="77777777" w:rsidR="00F76449" w:rsidRDefault="00F76449" w:rsidP="00F76449">
      <w:pPr>
        <w:pStyle w:val="StepListContno"/>
        <w:numPr>
          <w:ilvl w:val="0"/>
          <w:numId w:val="0"/>
        </w:numPr>
        <w:ind w:left="792"/>
      </w:pPr>
    </w:p>
    <w:p w14:paraId="65A7CA08" w14:textId="77777777" w:rsidR="00756BF4" w:rsidRDefault="00756BF4" w:rsidP="00A65618">
      <w:pPr>
        <w:pStyle w:val="Cover-Subtitle"/>
        <w:sectPr w:rsidR="00756BF4" w:rsidSect="00C7114A">
          <w:headerReference w:type="even" r:id="rId14"/>
          <w:headerReference w:type="default" r:id="rId15"/>
          <w:footerReference w:type="even" r:id="rId16"/>
          <w:footerReference w:type="default" r:id="rId17"/>
          <w:pgSz w:w="12240" w:h="15840" w:code="1"/>
          <w:pgMar w:top="2880" w:right="720" w:bottom="1440" w:left="720" w:header="432" w:footer="720" w:gutter="0"/>
          <w:cols w:space="720"/>
          <w:docGrid w:linePitch="360"/>
        </w:sectPr>
      </w:pPr>
    </w:p>
    <w:p w14:paraId="70FE7A35" w14:textId="77777777" w:rsidR="00F72D0D" w:rsidRPr="001E3096" w:rsidRDefault="00F72D0D" w:rsidP="00756BF4">
      <w:pPr>
        <w:pStyle w:val="HeadingTOC"/>
      </w:pPr>
      <w:r w:rsidRPr="001E3096">
        <w:lastRenderedPageBreak/>
        <w:t>Contents</w:t>
      </w:r>
    </w:p>
    <w:p w14:paraId="7C00201C" w14:textId="322650E4" w:rsidR="00C201C3" w:rsidRPr="00C201C3" w:rsidRDefault="009932CE" w:rsidP="00C201C3">
      <w:pPr>
        <w:pStyle w:val="TOC1"/>
        <w:spacing w:line="360" w:lineRule="auto"/>
        <w:rPr>
          <w:rFonts w:asciiTheme="minorHAnsi" w:eastAsiaTheme="minorEastAsia" w:hAnsiTheme="minorHAnsi" w:cstheme="minorBidi"/>
          <w:b w:val="0"/>
          <w:bCs w:val="0"/>
          <w:caps w:val="0"/>
          <w:sz w:val="22"/>
          <w:szCs w:val="22"/>
        </w:rPr>
      </w:pPr>
      <w:r w:rsidRPr="00C201C3">
        <w:rPr>
          <w:rFonts w:ascii="Arial" w:hAnsi="Arial" w:cs="Arial"/>
          <w:smallCaps/>
          <w:sz w:val="22"/>
          <w:szCs w:val="22"/>
        </w:rPr>
        <w:fldChar w:fldCharType="begin"/>
      </w:r>
      <w:r w:rsidRPr="00C201C3">
        <w:rPr>
          <w:rFonts w:ascii="Arial" w:hAnsi="Arial" w:cs="Arial"/>
          <w:smallCaps/>
          <w:sz w:val="22"/>
          <w:szCs w:val="22"/>
        </w:rPr>
        <w:instrText xml:space="preserve"> TOC \o "1-2" \h \z \u </w:instrText>
      </w:r>
      <w:r w:rsidRPr="00C201C3">
        <w:rPr>
          <w:rFonts w:ascii="Arial" w:hAnsi="Arial" w:cs="Arial"/>
          <w:smallCaps/>
          <w:sz w:val="22"/>
          <w:szCs w:val="22"/>
        </w:rPr>
        <w:fldChar w:fldCharType="separate"/>
      </w:r>
      <w:hyperlink w:anchor="_Toc427178896" w:history="1">
        <w:r w:rsidR="00C201C3" w:rsidRPr="00C201C3">
          <w:rPr>
            <w:rStyle w:val="Hyperlink"/>
            <w:szCs w:val="22"/>
          </w:rPr>
          <w:t>Migrating Apache Tomcat to IBM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_Toc427178896 \h </w:instrText>
        </w:r>
        <w:r w:rsidR="00C201C3" w:rsidRPr="00C201C3">
          <w:rPr>
            <w:webHidden/>
            <w:sz w:val="22"/>
            <w:szCs w:val="22"/>
          </w:rPr>
        </w:r>
        <w:r w:rsidR="00C201C3" w:rsidRPr="00C201C3">
          <w:rPr>
            <w:webHidden/>
            <w:sz w:val="22"/>
            <w:szCs w:val="22"/>
          </w:rPr>
          <w:fldChar w:fldCharType="separate"/>
        </w:r>
        <w:r w:rsidR="00562EE6">
          <w:rPr>
            <w:webHidden/>
            <w:sz w:val="22"/>
            <w:szCs w:val="22"/>
          </w:rPr>
          <w:t>6</w:t>
        </w:r>
        <w:r w:rsidR="00C201C3" w:rsidRPr="00C201C3">
          <w:rPr>
            <w:webHidden/>
            <w:sz w:val="22"/>
            <w:szCs w:val="22"/>
          </w:rPr>
          <w:fldChar w:fldCharType="end"/>
        </w:r>
      </w:hyperlink>
    </w:p>
    <w:p w14:paraId="2BDCD958" w14:textId="02F9F846"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897" w:history="1">
        <w:r w:rsidR="00C201C3" w:rsidRPr="00C201C3">
          <w:rPr>
            <w:rStyle w:val="Hyperlink"/>
            <w:szCs w:val="22"/>
          </w:rPr>
          <w:t>1.1</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Sample application overview</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_Toc427178897 \h </w:instrText>
        </w:r>
        <w:r w:rsidR="00C201C3" w:rsidRPr="00C201C3">
          <w:rPr>
            <w:webHidden/>
            <w:sz w:val="22"/>
            <w:szCs w:val="22"/>
          </w:rPr>
        </w:r>
        <w:r w:rsidR="00C201C3" w:rsidRPr="00C201C3">
          <w:rPr>
            <w:webHidden/>
            <w:sz w:val="22"/>
            <w:szCs w:val="22"/>
          </w:rPr>
          <w:fldChar w:fldCharType="separate"/>
        </w:r>
        <w:r w:rsidR="00562EE6">
          <w:rPr>
            <w:webHidden/>
            <w:sz w:val="22"/>
            <w:szCs w:val="22"/>
          </w:rPr>
          <w:t>6</w:t>
        </w:r>
        <w:r w:rsidR="00C201C3" w:rsidRPr="00C201C3">
          <w:rPr>
            <w:webHidden/>
            <w:sz w:val="22"/>
            <w:szCs w:val="22"/>
          </w:rPr>
          <w:fldChar w:fldCharType="end"/>
        </w:r>
      </w:hyperlink>
    </w:p>
    <w:p w14:paraId="528ADE0F" w14:textId="4AB646CF"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898" w:history="1">
        <w:r w:rsidR="00C201C3" w:rsidRPr="00C201C3">
          <w:rPr>
            <w:rStyle w:val="Hyperlink"/>
            <w:szCs w:val="22"/>
          </w:rPr>
          <w:t>1.2</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Testing the application on Tomcat before the migration</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_Toc427178898 \h </w:instrText>
        </w:r>
        <w:r w:rsidR="00C201C3" w:rsidRPr="00C201C3">
          <w:rPr>
            <w:webHidden/>
            <w:sz w:val="22"/>
            <w:szCs w:val="22"/>
          </w:rPr>
        </w:r>
        <w:r w:rsidR="00C201C3" w:rsidRPr="00C201C3">
          <w:rPr>
            <w:webHidden/>
            <w:sz w:val="22"/>
            <w:szCs w:val="22"/>
          </w:rPr>
          <w:fldChar w:fldCharType="separate"/>
        </w:r>
        <w:r w:rsidR="00562EE6">
          <w:rPr>
            <w:webHidden/>
            <w:sz w:val="22"/>
            <w:szCs w:val="22"/>
          </w:rPr>
          <w:t>7</w:t>
        </w:r>
        <w:r w:rsidR="00C201C3" w:rsidRPr="00C201C3">
          <w:rPr>
            <w:webHidden/>
            <w:sz w:val="22"/>
            <w:szCs w:val="22"/>
          </w:rPr>
          <w:fldChar w:fldCharType="end"/>
        </w:r>
      </w:hyperlink>
    </w:p>
    <w:p w14:paraId="3475BE2A" w14:textId="4DC74193"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899" w:history="1">
        <w:r w:rsidR="00C201C3" w:rsidRPr="00C201C3">
          <w:rPr>
            <w:rStyle w:val="Hyperlink"/>
            <w:szCs w:val="22"/>
          </w:rPr>
          <w:t>1.3</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Migrating the Easy JSP Forum application to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_Toc427178899 \h </w:instrText>
        </w:r>
        <w:r w:rsidR="00C201C3" w:rsidRPr="00C201C3">
          <w:rPr>
            <w:webHidden/>
            <w:sz w:val="22"/>
            <w:szCs w:val="22"/>
          </w:rPr>
        </w:r>
        <w:r w:rsidR="00C201C3" w:rsidRPr="00C201C3">
          <w:rPr>
            <w:webHidden/>
            <w:sz w:val="22"/>
            <w:szCs w:val="22"/>
          </w:rPr>
          <w:fldChar w:fldCharType="separate"/>
        </w:r>
        <w:r w:rsidR="00562EE6">
          <w:rPr>
            <w:webHidden/>
            <w:sz w:val="22"/>
            <w:szCs w:val="22"/>
          </w:rPr>
          <w:t>18</w:t>
        </w:r>
        <w:r w:rsidR="00C201C3" w:rsidRPr="00C201C3">
          <w:rPr>
            <w:webHidden/>
            <w:sz w:val="22"/>
            <w:szCs w:val="22"/>
          </w:rPr>
          <w:fldChar w:fldCharType="end"/>
        </w:r>
      </w:hyperlink>
    </w:p>
    <w:p w14:paraId="240D2D7F" w14:textId="702B9518"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900" w:history="1">
        <w:r w:rsidR="00C201C3" w:rsidRPr="00C201C3">
          <w:rPr>
            <w:rStyle w:val="Hyperlink"/>
            <w:szCs w:val="22"/>
          </w:rPr>
          <w:t>1.4</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Deploying the application to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_Toc427178900 \h </w:instrText>
        </w:r>
        <w:r w:rsidR="00C201C3" w:rsidRPr="00C201C3">
          <w:rPr>
            <w:webHidden/>
            <w:sz w:val="22"/>
            <w:szCs w:val="22"/>
          </w:rPr>
        </w:r>
        <w:r w:rsidR="00C201C3" w:rsidRPr="00C201C3">
          <w:rPr>
            <w:webHidden/>
            <w:sz w:val="22"/>
            <w:szCs w:val="22"/>
          </w:rPr>
          <w:fldChar w:fldCharType="separate"/>
        </w:r>
        <w:r w:rsidR="00562EE6">
          <w:rPr>
            <w:webHidden/>
            <w:sz w:val="22"/>
            <w:szCs w:val="22"/>
          </w:rPr>
          <w:t>26</w:t>
        </w:r>
        <w:r w:rsidR="00C201C3" w:rsidRPr="00C201C3">
          <w:rPr>
            <w:webHidden/>
            <w:sz w:val="22"/>
            <w:szCs w:val="22"/>
          </w:rPr>
          <w:fldChar w:fldCharType="end"/>
        </w:r>
      </w:hyperlink>
    </w:p>
    <w:p w14:paraId="28972B9E" w14:textId="53039AC0"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901" w:history="1">
        <w:r w:rsidR="00C201C3" w:rsidRPr="00C201C3">
          <w:rPr>
            <w:rStyle w:val="Hyperlink"/>
            <w:szCs w:val="22"/>
          </w:rPr>
          <w:t>1.5</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Testing the application on Bluemix</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_Toc427178901 \h </w:instrText>
        </w:r>
        <w:r w:rsidR="00C201C3" w:rsidRPr="00C201C3">
          <w:rPr>
            <w:webHidden/>
            <w:sz w:val="22"/>
            <w:szCs w:val="22"/>
          </w:rPr>
        </w:r>
        <w:r w:rsidR="00C201C3" w:rsidRPr="00C201C3">
          <w:rPr>
            <w:webHidden/>
            <w:sz w:val="22"/>
            <w:szCs w:val="22"/>
          </w:rPr>
          <w:fldChar w:fldCharType="separate"/>
        </w:r>
        <w:r w:rsidR="00562EE6">
          <w:rPr>
            <w:webHidden/>
            <w:sz w:val="22"/>
            <w:szCs w:val="22"/>
          </w:rPr>
          <w:t>35</w:t>
        </w:r>
        <w:r w:rsidR="00C201C3" w:rsidRPr="00C201C3">
          <w:rPr>
            <w:webHidden/>
            <w:sz w:val="22"/>
            <w:szCs w:val="22"/>
          </w:rPr>
          <w:fldChar w:fldCharType="end"/>
        </w:r>
      </w:hyperlink>
    </w:p>
    <w:p w14:paraId="4A711501" w14:textId="4C549A48" w:rsidR="00C201C3" w:rsidRPr="00C201C3" w:rsidRDefault="008A0B65" w:rsidP="00C201C3">
      <w:pPr>
        <w:pStyle w:val="TOC2"/>
        <w:spacing w:line="360" w:lineRule="auto"/>
        <w:rPr>
          <w:rFonts w:asciiTheme="minorHAnsi" w:eastAsiaTheme="minorEastAsia" w:hAnsiTheme="minorHAnsi" w:cstheme="minorBidi"/>
          <w:smallCaps w:val="0"/>
          <w:sz w:val="22"/>
          <w:szCs w:val="22"/>
          <w:lang w:eastAsia="en-US"/>
        </w:rPr>
      </w:pPr>
      <w:hyperlink w:anchor="_Toc427178902" w:history="1">
        <w:r w:rsidR="00C201C3" w:rsidRPr="00C201C3">
          <w:rPr>
            <w:rStyle w:val="Hyperlink"/>
            <w:szCs w:val="22"/>
          </w:rPr>
          <w:t>1.6</w:t>
        </w:r>
        <w:r w:rsidR="00C201C3" w:rsidRPr="00C201C3">
          <w:rPr>
            <w:rFonts w:asciiTheme="minorHAnsi" w:eastAsiaTheme="minorEastAsia" w:hAnsiTheme="minorHAnsi" w:cstheme="minorBidi"/>
            <w:smallCaps w:val="0"/>
            <w:sz w:val="22"/>
            <w:szCs w:val="22"/>
            <w:lang w:eastAsia="en-US"/>
          </w:rPr>
          <w:tab/>
        </w:r>
        <w:r w:rsidR="00C201C3" w:rsidRPr="00C201C3">
          <w:rPr>
            <w:rStyle w:val="Hyperlink"/>
            <w:szCs w:val="22"/>
          </w:rPr>
          <w:t>Summary</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_Toc427178902 \h </w:instrText>
        </w:r>
        <w:r w:rsidR="00C201C3" w:rsidRPr="00C201C3">
          <w:rPr>
            <w:webHidden/>
            <w:sz w:val="22"/>
            <w:szCs w:val="22"/>
          </w:rPr>
        </w:r>
        <w:r w:rsidR="00C201C3" w:rsidRPr="00C201C3">
          <w:rPr>
            <w:webHidden/>
            <w:sz w:val="22"/>
            <w:szCs w:val="22"/>
          </w:rPr>
          <w:fldChar w:fldCharType="separate"/>
        </w:r>
        <w:r w:rsidR="00562EE6">
          <w:rPr>
            <w:webHidden/>
            <w:sz w:val="22"/>
            <w:szCs w:val="22"/>
          </w:rPr>
          <w:t>36</w:t>
        </w:r>
        <w:r w:rsidR="00C201C3" w:rsidRPr="00C201C3">
          <w:rPr>
            <w:webHidden/>
            <w:sz w:val="22"/>
            <w:szCs w:val="22"/>
          </w:rPr>
          <w:fldChar w:fldCharType="end"/>
        </w:r>
      </w:hyperlink>
    </w:p>
    <w:p w14:paraId="6F3FA193" w14:textId="64AF9086" w:rsidR="00C201C3" w:rsidRPr="00C201C3" w:rsidRDefault="008A0B65" w:rsidP="00C201C3">
      <w:pPr>
        <w:pStyle w:val="TOC1"/>
        <w:spacing w:line="360" w:lineRule="auto"/>
        <w:rPr>
          <w:rFonts w:asciiTheme="minorHAnsi" w:eastAsiaTheme="minorEastAsia" w:hAnsiTheme="minorHAnsi" w:cstheme="minorBidi"/>
          <w:b w:val="0"/>
          <w:bCs w:val="0"/>
          <w:caps w:val="0"/>
          <w:sz w:val="22"/>
          <w:szCs w:val="22"/>
        </w:rPr>
      </w:pPr>
      <w:hyperlink w:anchor="_Toc427178903" w:history="1">
        <w:r w:rsidR="00C201C3" w:rsidRPr="00C201C3">
          <w:rPr>
            <w:rStyle w:val="Hyperlink"/>
            <w:szCs w:val="22"/>
          </w:rPr>
          <w:t>Appendix A.</w:t>
        </w:r>
        <w:r w:rsidR="00C201C3" w:rsidRPr="00C201C3">
          <w:rPr>
            <w:rFonts w:asciiTheme="minorHAnsi" w:eastAsiaTheme="minorEastAsia" w:hAnsiTheme="minorHAnsi" w:cstheme="minorBidi"/>
            <w:b w:val="0"/>
            <w:bCs w:val="0"/>
            <w:caps w:val="0"/>
            <w:sz w:val="22"/>
            <w:szCs w:val="22"/>
          </w:rPr>
          <w:tab/>
        </w:r>
        <w:r w:rsidR="00C201C3" w:rsidRPr="00C201C3">
          <w:rPr>
            <w:rStyle w:val="Hyperlink"/>
            <w:szCs w:val="22"/>
          </w:rPr>
          <w:t>Notices</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_Toc427178903 \h </w:instrText>
        </w:r>
        <w:r w:rsidR="00C201C3" w:rsidRPr="00C201C3">
          <w:rPr>
            <w:webHidden/>
            <w:sz w:val="22"/>
            <w:szCs w:val="22"/>
          </w:rPr>
        </w:r>
        <w:r w:rsidR="00C201C3" w:rsidRPr="00C201C3">
          <w:rPr>
            <w:webHidden/>
            <w:sz w:val="22"/>
            <w:szCs w:val="22"/>
          </w:rPr>
          <w:fldChar w:fldCharType="separate"/>
        </w:r>
        <w:r w:rsidR="00562EE6">
          <w:rPr>
            <w:b w:val="0"/>
            <w:bCs w:val="0"/>
            <w:webHidden/>
            <w:sz w:val="22"/>
            <w:szCs w:val="22"/>
          </w:rPr>
          <w:t>Error! Bookmark not defined.</w:t>
        </w:r>
        <w:r w:rsidR="00C201C3" w:rsidRPr="00C201C3">
          <w:rPr>
            <w:webHidden/>
            <w:sz w:val="22"/>
            <w:szCs w:val="22"/>
          </w:rPr>
          <w:fldChar w:fldCharType="end"/>
        </w:r>
      </w:hyperlink>
    </w:p>
    <w:p w14:paraId="772678EA" w14:textId="3E4852C0" w:rsidR="00C201C3" w:rsidRPr="00C201C3" w:rsidRDefault="008A0B65" w:rsidP="00C201C3">
      <w:pPr>
        <w:pStyle w:val="TOC1"/>
        <w:spacing w:line="360" w:lineRule="auto"/>
        <w:rPr>
          <w:rFonts w:asciiTheme="minorHAnsi" w:eastAsiaTheme="minorEastAsia" w:hAnsiTheme="minorHAnsi" w:cstheme="minorBidi"/>
          <w:b w:val="0"/>
          <w:bCs w:val="0"/>
          <w:caps w:val="0"/>
          <w:sz w:val="22"/>
          <w:szCs w:val="22"/>
        </w:rPr>
      </w:pPr>
      <w:hyperlink w:anchor="_Toc427178904" w:history="1">
        <w:r w:rsidR="00C201C3" w:rsidRPr="00C201C3">
          <w:rPr>
            <w:rStyle w:val="Hyperlink"/>
            <w:szCs w:val="22"/>
          </w:rPr>
          <w:t>Appendix B.</w:t>
        </w:r>
        <w:r w:rsidR="00C201C3" w:rsidRPr="00C201C3">
          <w:rPr>
            <w:rFonts w:asciiTheme="minorHAnsi" w:eastAsiaTheme="minorEastAsia" w:hAnsiTheme="minorHAnsi" w:cstheme="minorBidi"/>
            <w:b w:val="0"/>
            <w:bCs w:val="0"/>
            <w:caps w:val="0"/>
            <w:sz w:val="22"/>
            <w:szCs w:val="22"/>
          </w:rPr>
          <w:tab/>
        </w:r>
        <w:r w:rsidR="00C201C3" w:rsidRPr="00C201C3">
          <w:rPr>
            <w:rStyle w:val="Hyperlink"/>
            <w:szCs w:val="22"/>
          </w:rPr>
          <w:t>Trademarks and copyrights</w:t>
        </w:r>
        <w:r w:rsidR="00C201C3" w:rsidRPr="00C201C3">
          <w:rPr>
            <w:webHidden/>
            <w:sz w:val="22"/>
            <w:szCs w:val="22"/>
          </w:rPr>
          <w:tab/>
        </w:r>
        <w:r w:rsidR="00C201C3" w:rsidRPr="00C201C3">
          <w:rPr>
            <w:webHidden/>
            <w:sz w:val="22"/>
            <w:szCs w:val="22"/>
          </w:rPr>
          <w:fldChar w:fldCharType="begin"/>
        </w:r>
        <w:r w:rsidR="00C201C3" w:rsidRPr="00C201C3">
          <w:rPr>
            <w:webHidden/>
            <w:sz w:val="22"/>
            <w:szCs w:val="22"/>
          </w:rPr>
          <w:instrText xml:space="preserve"> PAGEREF _Toc427178904 \h </w:instrText>
        </w:r>
        <w:r w:rsidR="00C201C3" w:rsidRPr="00C201C3">
          <w:rPr>
            <w:webHidden/>
            <w:sz w:val="22"/>
            <w:szCs w:val="22"/>
          </w:rPr>
        </w:r>
        <w:r w:rsidR="00C201C3" w:rsidRPr="00C201C3">
          <w:rPr>
            <w:webHidden/>
            <w:sz w:val="22"/>
            <w:szCs w:val="22"/>
          </w:rPr>
          <w:fldChar w:fldCharType="separate"/>
        </w:r>
        <w:r w:rsidR="00562EE6">
          <w:rPr>
            <w:b w:val="0"/>
            <w:bCs w:val="0"/>
            <w:webHidden/>
            <w:sz w:val="22"/>
            <w:szCs w:val="22"/>
          </w:rPr>
          <w:t>Error! Bookmark not defined.</w:t>
        </w:r>
        <w:r w:rsidR="00C201C3" w:rsidRPr="00C201C3">
          <w:rPr>
            <w:webHidden/>
            <w:sz w:val="22"/>
            <w:szCs w:val="22"/>
          </w:rPr>
          <w:fldChar w:fldCharType="end"/>
        </w:r>
      </w:hyperlink>
    </w:p>
    <w:p w14:paraId="1FE6ECAD" w14:textId="77777777" w:rsidR="008518E8" w:rsidRPr="0071497F" w:rsidRDefault="009932CE" w:rsidP="00C201C3">
      <w:pPr>
        <w:pStyle w:val="StepListContno"/>
        <w:spacing w:line="360" w:lineRule="auto"/>
      </w:pPr>
      <w:r w:rsidRPr="00C201C3">
        <w:rPr>
          <w:rFonts w:eastAsia="SimSun" w:cs="Arial"/>
          <w:noProof/>
        </w:rPr>
        <w:fldChar w:fldCharType="end"/>
      </w:r>
    </w:p>
    <w:p w14:paraId="791271C0" w14:textId="77777777" w:rsidR="0071497F" w:rsidRDefault="0071497F" w:rsidP="0071497F">
      <w:pPr>
        <w:pStyle w:val="StepListContno"/>
        <w:numPr>
          <w:ilvl w:val="0"/>
          <w:numId w:val="0"/>
        </w:numPr>
        <w:ind w:left="792"/>
        <w:rPr>
          <w:rFonts w:eastAsia="SimSun"/>
          <w:noProof/>
        </w:rPr>
      </w:pPr>
    </w:p>
    <w:p w14:paraId="53A2C8D6" w14:textId="77777777" w:rsidR="00403CD5" w:rsidRPr="001E3096" w:rsidRDefault="00403CD5" w:rsidP="00033EE1">
      <w:pPr>
        <w:sectPr w:rsidR="00403CD5" w:rsidRPr="001E3096" w:rsidSect="00FB63F3">
          <w:headerReference w:type="even" r:id="rId18"/>
          <w:headerReference w:type="default" r:id="rId19"/>
          <w:footerReference w:type="even" r:id="rId20"/>
          <w:footerReference w:type="default" r:id="rId21"/>
          <w:pgSz w:w="12240" w:h="15840" w:code="1"/>
          <w:pgMar w:top="1440" w:right="1008" w:bottom="1440" w:left="1008" w:header="432" w:footer="720" w:gutter="0"/>
          <w:cols w:space="720"/>
          <w:docGrid w:linePitch="360"/>
        </w:sectPr>
      </w:pPr>
    </w:p>
    <w:p w14:paraId="26FF9DC6" w14:textId="77777777" w:rsidR="00F72D0D" w:rsidRPr="001E3096" w:rsidRDefault="00F72D0D" w:rsidP="00C019DC">
      <w:pPr>
        <w:pStyle w:val="Heading4"/>
      </w:pPr>
      <w:r w:rsidRPr="001E3096">
        <w:lastRenderedPageBreak/>
        <w:t>Overview</w:t>
      </w:r>
      <w:r w:rsidR="00290D02" w:rsidRPr="001E3096">
        <w:t xml:space="preserve"> </w:t>
      </w:r>
    </w:p>
    <w:p w14:paraId="37547B37" w14:textId="50CCD1F9" w:rsidR="00F72D0D" w:rsidRPr="00394B8E" w:rsidRDefault="00CA414B" w:rsidP="00C21D48">
      <w:pPr>
        <w:pStyle w:val="BodyText"/>
        <w:rPr>
          <w:rFonts w:eastAsia="Times New Roman"/>
          <w:szCs w:val="22"/>
          <w:lang w:eastAsia="en-US"/>
        </w:rPr>
      </w:pPr>
      <w:r w:rsidRPr="00394B8E">
        <w:rPr>
          <w:rFonts w:eastAsia="Times New Roman"/>
          <w:szCs w:val="22"/>
          <w:lang w:eastAsia="en-US"/>
        </w:rPr>
        <w:t xml:space="preserve">This </w:t>
      </w:r>
      <w:r w:rsidR="004D0B80">
        <w:rPr>
          <w:rFonts w:eastAsia="Times New Roman"/>
          <w:szCs w:val="22"/>
          <w:lang w:eastAsia="en-US"/>
        </w:rPr>
        <w:t>Lab</w:t>
      </w:r>
      <w:r w:rsidRPr="00394B8E">
        <w:rPr>
          <w:rFonts w:eastAsia="Times New Roman"/>
          <w:szCs w:val="22"/>
          <w:lang w:eastAsia="en-US"/>
        </w:rPr>
        <w:t xml:space="preserve"> is designed to provide</w:t>
      </w:r>
      <w:r w:rsidR="004D0B80">
        <w:rPr>
          <w:rFonts w:eastAsia="Times New Roman"/>
          <w:szCs w:val="22"/>
          <w:lang w:eastAsia="en-US"/>
        </w:rPr>
        <w:t xml:space="preserve"> </w:t>
      </w:r>
      <w:r w:rsidRPr="00394B8E">
        <w:rPr>
          <w:rFonts w:eastAsia="Times New Roman"/>
          <w:szCs w:val="22"/>
          <w:lang w:eastAsia="en-US"/>
        </w:rPr>
        <w:t xml:space="preserve">hands-on </w:t>
      </w:r>
      <w:r w:rsidR="00E25470" w:rsidRPr="00394B8E">
        <w:rPr>
          <w:rFonts w:eastAsia="Times New Roman"/>
          <w:szCs w:val="22"/>
          <w:lang w:eastAsia="en-US"/>
        </w:rPr>
        <w:t xml:space="preserve">exercise on how to resolve incompatibilities in </w:t>
      </w:r>
      <w:r w:rsidR="00172567" w:rsidRPr="00394B8E">
        <w:rPr>
          <w:rFonts w:eastAsia="Times New Roman"/>
          <w:szCs w:val="22"/>
          <w:lang w:eastAsia="en-US"/>
        </w:rPr>
        <w:t>migrating</w:t>
      </w:r>
      <w:r w:rsidR="00E25470" w:rsidRPr="00394B8E">
        <w:rPr>
          <w:rFonts w:eastAsia="Times New Roman"/>
          <w:szCs w:val="22"/>
          <w:lang w:eastAsia="en-US"/>
        </w:rPr>
        <w:t xml:space="preserve"> an Apache Tomcat application to </w:t>
      </w:r>
      <w:r w:rsidR="004D0B80">
        <w:rPr>
          <w:rFonts w:eastAsia="Times New Roman"/>
          <w:szCs w:val="22"/>
          <w:lang w:eastAsia="en-US"/>
        </w:rPr>
        <w:t xml:space="preserve">IBM </w:t>
      </w:r>
      <w:r w:rsidR="00E25470" w:rsidRPr="00394B8E">
        <w:rPr>
          <w:rFonts w:eastAsia="Times New Roman"/>
          <w:szCs w:val="22"/>
          <w:lang w:eastAsia="en-US"/>
        </w:rPr>
        <w:t xml:space="preserve">Bluemix, </w:t>
      </w:r>
      <w:r w:rsidR="004D0B80">
        <w:rPr>
          <w:rFonts w:eastAsia="Times New Roman"/>
          <w:szCs w:val="22"/>
          <w:lang w:eastAsia="en-US"/>
        </w:rPr>
        <w:t>P</w:t>
      </w:r>
      <w:r w:rsidR="00E25470" w:rsidRPr="00394B8E">
        <w:rPr>
          <w:rFonts w:eastAsia="Times New Roman"/>
          <w:szCs w:val="22"/>
          <w:lang w:eastAsia="en-US"/>
        </w:rPr>
        <w:t xml:space="preserve">latform as a service </w:t>
      </w:r>
      <w:r w:rsidR="00CA3A6F" w:rsidRPr="00394B8E">
        <w:rPr>
          <w:rFonts w:eastAsia="Times New Roman"/>
          <w:szCs w:val="22"/>
          <w:lang w:eastAsia="en-US"/>
        </w:rPr>
        <w:t xml:space="preserve">cloud </w:t>
      </w:r>
      <w:r w:rsidR="00E25470" w:rsidRPr="00394B8E">
        <w:rPr>
          <w:rFonts w:eastAsia="Times New Roman"/>
          <w:szCs w:val="22"/>
          <w:lang w:eastAsia="en-US"/>
        </w:rPr>
        <w:t>offering.</w:t>
      </w:r>
      <w:r w:rsidR="00C93CA0" w:rsidRPr="00394B8E">
        <w:rPr>
          <w:rFonts w:eastAsia="Times New Roman"/>
          <w:szCs w:val="22"/>
          <w:lang w:eastAsia="en-US"/>
        </w:rPr>
        <w:t xml:space="preserve"> </w:t>
      </w:r>
      <w:r w:rsidR="004D0B80">
        <w:rPr>
          <w:rFonts w:eastAsia="Times New Roman"/>
          <w:szCs w:val="22"/>
          <w:lang w:eastAsia="en-US"/>
        </w:rPr>
        <w:t>IBM Bluemix</w:t>
      </w:r>
      <w:r w:rsidR="004D0B80" w:rsidRPr="00394B8E">
        <w:rPr>
          <w:rFonts w:eastAsia="Times New Roman"/>
          <w:szCs w:val="22"/>
          <w:lang w:eastAsia="en-US"/>
        </w:rPr>
        <w:t xml:space="preserve"> </w:t>
      </w:r>
      <w:r w:rsidR="00CA3A6F" w:rsidRPr="00394B8E">
        <w:rPr>
          <w:rFonts w:eastAsia="Times New Roman"/>
          <w:szCs w:val="22"/>
          <w:lang w:eastAsia="en-US"/>
        </w:rPr>
        <w:t xml:space="preserve">allows developers and businesses to focus on their application </w:t>
      </w:r>
      <w:r w:rsidR="004D0B80">
        <w:rPr>
          <w:rFonts w:eastAsia="Times New Roman"/>
          <w:szCs w:val="22"/>
          <w:lang w:eastAsia="en-US"/>
        </w:rPr>
        <w:t xml:space="preserve">development </w:t>
      </w:r>
      <w:r w:rsidR="00CA3A6F" w:rsidRPr="00394B8E">
        <w:rPr>
          <w:rFonts w:eastAsia="Times New Roman"/>
          <w:szCs w:val="22"/>
          <w:lang w:eastAsia="en-US"/>
        </w:rPr>
        <w:t>and data</w:t>
      </w:r>
      <w:r w:rsidR="004D0B80">
        <w:rPr>
          <w:rFonts w:eastAsia="Times New Roman"/>
          <w:szCs w:val="22"/>
          <w:lang w:eastAsia="en-US"/>
        </w:rPr>
        <w:t>, while</w:t>
      </w:r>
      <w:r w:rsidR="00CA3A6F" w:rsidRPr="00394B8E">
        <w:rPr>
          <w:rFonts w:eastAsia="Times New Roman"/>
          <w:szCs w:val="22"/>
          <w:lang w:eastAsia="en-US"/>
        </w:rPr>
        <w:t xml:space="preserve"> provid</w:t>
      </w:r>
      <w:r w:rsidR="004D0B80">
        <w:rPr>
          <w:rFonts w:eastAsia="Times New Roman"/>
          <w:szCs w:val="22"/>
          <w:lang w:eastAsia="en-US"/>
        </w:rPr>
        <w:t>ing</w:t>
      </w:r>
      <w:r w:rsidR="00CA3A6F" w:rsidRPr="00394B8E">
        <w:rPr>
          <w:rFonts w:eastAsia="Times New Roman"/>
          <w:szCs w:val="22"/>
          <w:lang w:eastAsia="en-US"/>
        </w:rPr>
        <w:t xml:space="preserve"> the platform to develop, run and manage web</w:t>
      </w:r>
      <w:r w:rsidR="004D0B80">
        <w:rPr>
          <w:rFonts w:eastAsia="Times New Roman"/>
          <w:szCs w:val="22"/>
          <w:lang w:eastAsia="en-US"/>
        </w:rPr>
        <w:t xml:space="preserve"> and</w:t>
      </w:r>
      <w:r w:rsidR="00CA3A6F" w:rsidRPr="00394B8E">
        <w:rPr>
          <w:rFonts w:eastAsia="Times New Roman"/>
          <w:szCs w:val="22"/>
          <w:lang w:eastAsia="en-US"/>
        </w:rPr>
        <w:t xml:space="preserve"> mobile applications.</w:t>
      </w:r>
      <w:r w:rsidR="00421E2D" w:rsidRPr="00394B8E">
        <w:rPr>
          <w:rFonts w:eastAsia="Times New Roman"/>
          <w:szCs w:val="22"/>
          <w:lang w:eastAsia="en-US"/>
        </w:rPr>
        <w:t xml:space="preserve"> Under the hood, </w:t>
      </w:r>
      <w:r w:rsidR="004D0B80">
        <w:rPr>
          <w:rFonts w:eastAsia="Times New Roman"/>
          <w:szCs w:val="22"/>
          <w:lang w:eastAsia="en-US"/>
        </w:rPr>
        <w:t xml:space="preserve">IBM </w:t>
      </w:r>
      <w:r w:rsidR="00421E2D" w:rsidRPr="00394B8E">
        <w:rPr>
          <w:rFonts w:eastAsia="Times New Roman"/>
          <w:szCs w:val="22"/>
          <w:lang w:eastAsia="en-US"/>
        </w:rPr>
        <w:t>Bluemix uses Liberty server to run Java Applications.</w:t>
      </w:r>
    </w:p>
    <w:p w14:paraId="3F07AEFE" w14:textId="77777777" w:rsidR="00F72D0D" w:rsidRPr="001E3096" w:rsidRDefault="00ED48C3" w:rsidP="00C019DC">
      <w:pPr>
        <w:pStyle w:val="Heading5"/>
      </w:pPr>
      <w:r>
        <w:t>Pre-requisites</w:t>
      </w:r>
    </w:p>
    <w:p w14:paraId="1F1CDB9B" w14:textId="4E359AC8" w:rsidR="00312E8A" w:rsidRDefault="008F4194" w:rsidP="0007678B">
      <w:pPr>
        <w:pStyle w:val="BodyText"/>
      </w:pPr>
      <w:r>
        <w:t>The following needs to be downloaded and installed before proceeding with the lab:</w:t>
      </w:r>
    </w:p>
    <w:p w14:paraId="737D9375" w14:textId="5CA00D67" w:rsidR="00C1502C" w:rsidRDefault="00C1502C" w:rsidP="008669F3">
      <w:pPr>
        <w:pStyle w:val="BodyText"/>
        <w:numPr>
          <w:ilvl w:val="0"/>
          <w:numId w:val="37"/>
        </w:numPr>
      </w:pPr>
      <w:r>
        <w:t xml:space="preserve">A valid installation of </w:t>
      </w:r>
      <w:r w:rsidRPr="008669F3">
        <w:rPr>
          <w:b/>
        </w:rPr>
        <w:t>J</w:t>
      </w:r>
      <w:r w:rsidR="00C60D55" w:rsidRPr="008669F3">
        <w:rPr>
          <w:b/>
        </w:rPr>
        <w:t>DK 1.7</w:t>
      </w:r>
    </w:p>
    <w:p w14:paraId="144B3A70" w14:textId="6CF7F20A" w:rsidR="00643203" w:rsidRDefault="004D0B80" w:rsidP="008669F3">
      <w:pPr>
        <w:pStyle w:val="BodyText"/>
        <w:numPr>
          <w:ilvl w:val="0"/>
          <w:numId w:val="37"/>
        </w:numPr>
      </w:pPr>
      <w:r w:rsidRPr="008669F3">
        <w:rPr>
          <w:b/>
        </w:rPr>
        <w:t>Mars</w:t>
      </w:r>
      <w:r w:rsidR="00D875C9">
        <w:t xml:space="preserve"> </w:t>
      </w:r>
      <w:r w:rsidR="00312E8A">
        <w:t>(4.</w:t>
      </w:r>
      <w:r>
        <w:t>5</w:t>
      </w:r>
      <w:r w:rsidR="00312E8A">
        <w:t xml:space="preserve">) which can be downloaded from </w:t>
      </w:r>
      <w:hyperlink r:id="rId22" w:history="1">
        <w:r w:rsidR="00643203" w:rsidRPr="00643203">
          <w:rPr>
            <w:rStyle w:val="Hyperlink"/>
          </w:rPr>
          <w:t>https://www.eclipse.org/downloads/</w:t>
        </w:r>
      </w:hyperlink>
    </w:p>
    <w:p w14:paraId="0C7FAD72" w14:textId="4F51C126" w:rsidR="001253F4" w:rsidRDefault="001253F4" w:rsidP="008669F3">
      <w:pPr>
        <w:pStyle w:val="BodyText"/>
        <w:numPr>
          <w:ilvl w:val="0"/>
          <w:numId w:val="37"/>
        </w:numPr>
      </w:pPr>
      <w:r>
        <w:t xml:space="preserve">Install </w:t>
      </w:r>
      <w:r w:rsidR="002F271E" w:rsidRPr="008669F3">
        <w:rPr>
          <w:b/>
        </w:rPr>
        <w:t>IBM Eclipse Tools for Bluemix</w:t>
      </w:r>
      <w:r>
        <w:t xml:space="preserve"> from Eclipse Marketplace</w:t>
      </w:r>
    </w:p>
    <w:p w14:paraId="07E78B26" w14:textId="46A38631" w:rsidR="001253F4" w:rsidRDefault="001253F4" w:rsidP="0007678B">
      <w:pPr>
        <w:pStyle w:val="BodyText"/>
      </w:pPr>
      <w:r>
        <w:rPr>
          <w:noProof/>
          <w:lang w:eastAsia="en-US"/>
        </w:rPr>
        <w:drawing>
          <wp:inline distT="0" distB="0" distL="0" distR="0" wp14:anchorId="0A5FE12E" wp14:editId="1B4E5590">
            <wp:extent cx="4800600" cy="84772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847725"/>
                    </a:xfrm>
                    <a:prstGeom prst="rect">
                      <a:avLst/>
                    </a:prstGeom>
                  </pic:spPr>
                </pic:pic>
              </a:graphicData>
            </a:graphic>
          </wp:inline>
        </w:drawing>
      </w:r>
    </w:p>
    <w:p w14:paraId="328F7E49" w14:textId="2E50A120" w:rsidR="009023BC" w:rsidRDefault="001253F4" w:rsidP="008669F3">
      <w:pPr>
        <w:pStyle w:val="BodyText"/>
        <w:numPr>
          <w:ilvl w:val="0"/>
          <w:numId w:val="37"/>
        </w:numPr>
        <w:rPr>
          <w:b/>
        </w:rPr>
      </w:pPr>
      <w:r>
        <w:t>I</w:t>
      </w:r>
      <w:r w:rsidR="009023BC">
        <w:t xml:space="preserve">nstall </w:t>
      </w:r>
      <w:r w:rsidR="009023BC" w:rsidRPr="008669F3">
        <w:rPr>
          <w:b/>
        </w:rPr>
        <w:t>IBM WebSphere Application Server Migration Toolkit – Competitive Tools</w:t>
      </w:r>
      <w:r w:rsidR="00F643E2">
        <w:rPr>
          <w:b/>
        </w:rPr>
        <w:t xml:space="preserve"> 8.5.5</w:t>
      </w:r>
    </w:p>
    <w:p w14:paraId="499FF852" w14:textId="78CC368E" w:rsidR="00F643E2" w:rsidRDefault="00F643E2" w:rsidP="008669F3">
      <w:pPr>
        <w:pStyle w:val="BodyText"/>
        <w:ind w:left="720"/>
        <w:rPr>
          <w:b/>
        </w:rPr>
      </w:pPr>
      <w:r>
        <w:rPr>
          <w:noProof/>
          <w:lang w:eastAsia="en-US"/>
        </w:rPr>
        <w:drawing>
          <wp:inline distT="0" distB="0" distL="0" distR="0" wp14:anchorId="4D55CD70" wp14:editId="6FB7123C">
            <wp:extent cx="4791075" cy="1362075"/>
            <wp:effectExtent l="0" t="0" r="9525"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1362075"/>
                    </a:xfrm>
                    <a:prstGeom prst="rect">
                      <a:avLst/>
                    </a:prstGeom>
                  </pic:spPr>
                </pic:pic>
              </a:graphicData>
            </a:graphic>
          </wp:inline>
        </w:drawing>
      </w:r>
    </w:p>
    <w:p w14:paraId="14D9976E" w14:textId="77777777" w:rsidR="0066703D" w:rsidRDefault="0066703D" w:rsidP="0066703D">
      <w:pPr>
        <w:pStyle w:val="NormalWeb"/>
        <w:ind w:left="360" w:hanging="360"/>
      </w:pPr>
    </w:p>
    <w:p w14:paraId="7380D892" w14:textId="00BE4855" w:rsidR="0066703D" w:rsidRDefault="0066703D" w:rsidP="008669F3">
      <w:pPr>
        <w:pStyle w:val="NormalWeb"/>
        <w:numPr>
          <w:ilvl w:val="0"/>
          <w:numId w:val="37"/>
        </w:numPr>
        <w:rPr>
          <w:rFonts w:ascii="Arial" w:eastAsia="Arial Unicode MS" w:hAnsi="Arial"/>
          <w:color w:val="000000" w:themeColor="text1"/>
          <w:sz w:val="22"/>
          <w:lang w:eastAsia="zh-CN"/>
        </w:rPr>
      </w:pPr>
      <w:r w:rsidRPr="00BE5405">
        <w:rPr>
          <w:rFonts w:ascii="Arial" w:eastAsia="Arial Unicode MS" w:hAnsi="Arial"/>
          <w:color w:val="000000" w:themeColor="text1"/>
          <w:sz w:val="22"/>
          <w:lang w:eastAsia="zh-CN"/>
        </w:rPr>
        <w:t xml:space="preserve">Install Binary Assessment Tool from : </w:t>
      </w:r>
      <w:hyperlink r:id="rId25" w:anchor="asset/tools-Migration_Toolkit_for_Application_Binaries_Tech_Preview" w:history="1">
        <w:r w:rsidR="00BE5405" w:rsidRPr="00BB41FB">
          <w:rPr>
            <w:rStyle w:val="Hyperlink"/>
            <w:rFonts w:eastAsia="Arial Unicode MS"/>
            <w:lang w:eastAsia="zh-CN"/>
          </w:rPr>
          <w:t>https://developer.ibm.com/wasdev/downloads/#asset/tools-Migration_Toolkit_for_Application_Binaries_Tech_Preview</w:t>
        </w:r>
      </w:hyperlink>
    </w:p>
    <w:p w14:paraId="3D0DC7EE" w14:textId="3C5FB6C5" w:rsidR="00BE5405" w:rsidRPr="00BE5405" w:rsidRDefault="00DB2A70" w:rsidP="008669F3">
      <w:pPr>
        <w:pStyle w:val="NormalWeb"/>
        <w:numPr>
          <w:ilvl w:val="0"/>
          <w:numId w:val="37"/>
        </w:numPr>
        <w:rPr>
          <w:rFonts w:ascii="Arial" w:eastAsia="Arial Unicode MS" w:hAnsi="Arial"/>
          <w:color w:val="000000" w:themeColor="text1"/>
          <w:sz w:val="22"/>
          <w:lang w:eastAsia="zh-CN"/>
        </w:rPr>
      </w:pPr>
      <w:r>
        <w:rPr>
          <w:rFonts w:ascii="Arial" w:eastAsia="Arial Unicode MS" w:hAnsi="Arial"/>
          <w:color w:val="000000" w:themeColor="text1"/>
          <w:sz w:val="22"/>
          <w:lang w:eastAsia="zh-CN"/>
        </w:rPr>
        <w:t>Install Apache Tomcat 8</w:t>
      </w:r>
      <w:r w:rsidR="00BE5405">
        <w:rPr>
          <w:rFonts w:ascii="Arial" w:eastAsia="Arial Unicode MS" w:hAnsi="Arial"/>
          <w:color w:val="000000" w:themeColor="text1"/>
          <w:sz w:val="22"/>
          <w:lang w:eastAsia="zh-CN"/>
        </w:rPr>
        <w:t>.0</w:t>
      </w:r>
      <w:r>
        <w:rPr>
          <w:rFonts w:ascii="Arial" w:eastAsia="Arial Unicode MS" w:hAnsi="Arial"/>
          <w:color w:val="000000" w:themeColor="text1"/>
          <w:sz w:val="22"/>
          <w:lang w:eastAsia="zh-CN"/>
        </w:rPr>
        <w:t xml:space="preserve"> :  </w:t>
      </w:r>
      <w:r w:rsidR="00BE5405">
        <w:rPr>
          <w:rFonts w:ascii="Arial" w:eastAsia="Arial Unicode MS" w:hAnsi="Arial"/>
          <w:color w:val="000000" w:themeColor="text1"/>
          <w:sz w:val="22"/>
          <w:lang w:eastAsia="zh-CN"/>
        </w:rPr>
        <w:t xml:space="preserve"> </w:t>
      </w:r>
    </w:p>
    <w:p w14:paraId="1C17AA23" w14:textId="3131F82B" w:rsidR="001253F4" w:rsidRDefault="007B4F76" w:rsidP="008669F3">
      <w:pPr>
        <w:pStyle w:val="BodyText"/>
        <w:numPr>
          <w:ilvl w:val="0"/>
          <w:numId w:val="37"/>
        </w:numPr>
        <w:rPr>
          <w:rStyle w:val="Hyperlink"/>
          <w:color w:val="FF0000"/>
          <w:u w:val="none"/>
          <w:lang w:eastAsia="en-US"/>
        </w:rPr>
      </w:pPr>
      <w:r>
        <w:rPr>
          <w:color w:val="000000" w:themeColor="text1"/>
        </w:rPr>
        <w:t xml:space="preserve">Download zip for </w:t>
      </w:r>
      <w:r w:rsidR="001253F4">
        <w:rPr>
          <w:color w:val="000000" w:themeColor="text1"/>
        </w:rPr>
        <w:t xml:space="preserve">Tomcat </w:t>
      </w:r>
      <w:r w:rsidR="001468C5" w:rsidRPr="001468C5">
        <w:rPr>
          <w:color w:val="000000" w:themeColor="text1"/>
        </w:rPr>
        <w:t>Application from</w:t>
      </w:r>
      <w:r w:rsidR="001468C5">
        <w:rPr>
          <w:color w:val="FF0000"/>
        </w:rPr>
        <w:t xml:space="preserve"> </w:t>
      </w:r>
      <w:hyperlink r:id="rId26" w:history="1">
        <w:r w:rsidR="00D55BC9" w:rsidRPr="00E10171">
          <w:rPr>
            <w:rStyle w:val="Hyperlink"/>
          </w:rPr>
          <w:t>https://github.com/sandhya9/JSPForumMigration</w:t>
        </w:r>
      </w:hyperlink>
      <w:r w:rsidR="00677E89">
        <w:rPr>
          <w:rStyle w:val="Hyperlink"/>
          <w:color w:val="FF0000"/>
          <w:u w:val="none"/>
        </w:rPr>
        <w:t xml:space="preserve"> </w:t>
      </w:r>
      <w:r w:rsidR="00677E89" w:rsidRPr="008669F3">
        <w:rPr>
          <w:rStyle w:val="Hyperlink"/>
          <w:color w:val="auto"/>
          <w:u w:val="none"/>
        </w:rPr>
        <w:t xml:space="preserve"> and u</w:t>
      </w:r>
      <w:r w:rsidR="00677E89">
        <w:rPr>
          <w:rStyle w:val="Hyperlink"/>
          <w:color w:val="auto"/>
          <w:u w:val="none"/>
        </w:rPr>
        <w:t xml:space="preserve">nzip to a folder on your system, we will call </w:t>
      </w:r>
      <w:r w:rsidR="00677E89" w:rsidRPr="008669F3">
        <w:rPr>
          <w:rStyle w:val="Hyperlink"/>
          <w:b/>
          <w:color w:val="auto"/>
          <w:u w:val="none"/>
        </w:rPr>
        <w:t>&lt;APP_DIR&gt;</w:t>
      </w:r>
      <w:r w:rsidR="00677E89">
        <w:rPr>
          <w:rStyle w:val="Hyperlink"/>
          <w:color w:val="auto"/>
          <w:u w:val="none"/>
        </w:rPr>
        <w:t xml:space="preserve"> in the Lab. </w:t>
      </w:r>
      <w:r w:rsidR="00677E89" w:rsidRPr="008669F3">
        <w:rPr>
          <w:rStyle w:val="Hyperlink"/>
          <w:color w:val="auto"/>
          <w:u w:val="none"/>
        </w:rPr>
        <w:t xml:space="preserve"> </w:t>
      </w:r>
      <w:r w:rsidR="001253F4" w:rsidRPr="008669F3">
        <w:rPr>
          <w:rStyle w:val="Hyperlink"/>
          <w:color w:val="auto"/>
          <w:u w:val="none"/>
        </w:rPr>
        <w:t xml:space="preserve">Contents of the zip are </w:t>
      </w:r>
      <w:r w:rsidR="008C3E4E" w:rsidRPr="008669F3">
        <w:rPr>
          <w:rStyle w:val="Hyperlink"/>
          <w:color w:val="auto"/>
          <w:u w:val="none"/>
        </w:rPr>
        <w:t>as follows :</w:t>
      </w:r>
    </w:p>
    <w:p w14:paraId="7BA6B8BD" w14:textId="6DE3AEED" w:rsidR="008C3E4E" w:rsidRPr="001253F4" w:rsidRDefault="008C3E4E" w:rsidP="008669F3">
      <w:pPr>
        <w:pStyle w:val="BodyText"/>
        <w:ind w:left="720"/>
        <w:rPr>
          <w:color w:val="FF0000"/>
        </w:rPr>
      </w:pPr>
      <w:r>
        <w:rPr>
          <w:noProof/>
          <w:lang w:eastAsia="en-US"/>
        </w:rPr>
        <w:lastRenderedPageBreak/>
        <w:drawing>
          <wp:inline distT="0" distB="0" distL="0" distR="0" wp14:anchorId="52BABD85" wp14:editId="17782FD6">
            <wp:extent cx="6492240" cy="2145030"/>
            <wp:effectExtent l="0" t="0" r="3810" b="762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2145030"/>
                    </a:xfrm>
                    <a:prstGeom prst="rect">
                      <a:avLst/>
                    </a:prstGeom>
                  </pic:spPr>
                </pic:pic>
              </a:graphicData>
            </a:graphic>
          </wp:inline>
        </w:drawing>
      </w:r>
    </w:p>
    <w:p w14:paraId="178FE437" w14:textId="0FA03FB1" w:rsidR="00113F6C" w:rsidRPr="004557B0" w:rsidRDefault="00113F6C" w:rsidP="008669F3">
      <w:pPr>
        <w:pStyle w:val="BodyText"/>
        <w:numPr>
          <w:ilvl w:val="0"/>
          <w:numId w:val="37"/>
        </w:numPr>
        <w:rPr>
          <w:rStyle w:val="Hyperlink"/>
          <w:color w:val="000000" w:themeColor="text1"/>
          <w:u w:val="none"/>
        </w:rPr>
      </w:pPr>
      <w:r>
        <w:rPr>
          <w:color w:val="000000" w:themeColor="text1"/>
        </w:rPr>
        <w:t xml:space="preserve">Download </w:t>
      </w:r>
      <w:r w:rsidRPr="008669F3">
        <w:rPr>
          <w:b/>
          <w:color w:val="000000" w:themeColor="text1"/>
        </w:rPr>
        <w:t>Apache Derby database 10.11.1.1</w:t>
      </w:r>
      <w:r>
        <w:rPr>
          <w:color w:val="000000" w:themeColor="text1"/>
        </w:rPr>
        <w:t xml:space="preserve"> from </w:t>
      </w:r>
      <w:hyperlink r:id="rId28" w:history="1">
        <w:r w:rsidRPr="00E01DF5">
          <w:rPr>
            <w:rStyle w:val="Hyperlink"/>
          </w:rPr>
          <w:t>http://db.apache.org/derby/releases/release-10.11.1.1.cgi</w:t>
        </w:r>
      </w:hyperlink>
    </w:p>
    <w:p w14:paraId="11B818CF" w14:textId="425B2100" w:rsidR="004557B0" w:rsidRPr="00113F6C" w:rsidRDefault="00BE5405" w:rsidP="00BE5405">
      <w:pPr>
        <w:pStyle w:val="BodyText"/>
        <w:ind w:left="360"/>
        <w:rPr>
          <w:color w:val="000000" w:themeColor="text1"/>
        </w:rPr>
      </w:pPr>
      <w:r>
        <w:rPr>
          <w:color w:val="000000" w:themeColor="text1"/>
        </w:rPr>
        <w:t xml:space="preserve">      Unzip to a folder &lt;DERBY_HOME&gt;. </w:t>
      </w:r>
      <w:r w:rsidR="004557B0">
        <w:rPr>
          <w:color w:val="000000" w:themeColor="text1"/>
        </w:rPr>
        <w:t>Set environment variable DERBY_INSTALL = &lt;DERBY_HOME&gt;</w:t>
      </w:r>
    </w:p>
    <w:p w14:paraId="7346212B" w14:textId="77777777" w:rsidR="00CE7E4A" w:rsidRDefault="00421E2D" w:rsidP="00421E2D">
      <w:pPr>
        <w:pStyle w:val="Heading1"/>
      </w:pPr>
      <w:bookmarkStart w:id="0" w:name="_Toc427178896"/>
      <w:r>
        <w:lastRenderedPageBreak/>
        <w:t>Migrating Apache Tomcat to IBM Bluemix</w:t>
      </w:r>
      <w:bookmarkEnd w:id="0"/>
    </w:p>
    <w:p w14:paraId="39757D29" w14:textId="174C9F8F" w:rsidR="000944A3" w:rsidRPr="00172567" w:rsidRDefault="00172567" w:rsidP="002959DF">
      <w:pPr>
        <w:rPr>
          <w:szCs w:val="22"/>
        </w:rPr>
      </w:pPr>
      <w:r>
        <w:rPr>
          <w:szCs w:val="22"/>
        </w:rPr>
        <w:t>This lab exercise describes</w:t>
      </w:r>
      <w:r w:rsidR="002959DF" w:rsidRPr="002959DF">
        <w:rPr>
          <w:szCs w:val="22"/>
        </w:rPr>
        <w:t xml:space="preserve"> how to </w:t>
      </w:r>
      <w:r>
        <w:rPr>
          <w:szCs w:val="22"/>
        </w:rPr>
        <w:t>migrate a sample application from Apache Tomcat to Bluemix using</w:t>
      </w:r>
      <w:r w:rsidR="002959DF" w:rsidRPr="002959DF">
        <w:rPr>
          <w:szCs w:val="22"/>
        </w:rPr>
        <w:t xml:space="preserve"> the WebSphere Application Migration toolkit to facilitate and accelerate </w:t>
      </w:r>
      <w:r>
        <w:rPr>
          <w:szCs w:val="22"/>
        </w:rPr>
        <w:t>the process</w:t>
      </w:r>
      <w:r w:rsidR="002959DF">
        <w:rPr>
          <w:szCs w:val="22"/>
        </w:rPr>
        <w:t>.</w:t>
      </w:r>
    </w:p>
    <w:p w14:paraId="6B4F6AA7" w14:textId="77777777" w:rsidR="000944A3" w:rsidRDefault="000944A3" w:rsidP="000944A3">
      <w:pPr>
        <w:pStyle w:val="Heading2"/>
      </w:pPr>
      <w:bookmarkStart w:id="1" w:name="_Toc427178897"/>
      <w:r>
        <w:t>Sample application overview</w:t>
      </w:r>
      <w:bookmarkEnd w:id="1"/>
    </w:p>
    <w:p w14:paraId="60BB83EC" w14:textId="77777777" w:rsidR="00275CFB" w:rsidRDefault="00275CFB" w:rsidP="000944A3">
      <w:pPr>
        <w:widowControl w:val="0"/>
        <w:autoSpaceDE w:val="0"/>
        <w:autoSpaceDN w:val="0"/>
        <w:adjustRightInd w:val="0"/>
        <w:spacing w:before="0" w:after="240"/>
        <w:rPr>
          <w:rFonts w:ascii="Helvetica" w:hAnsi="Helvetica" w:cs="Helvetica"/>
          <w:sz w:val="26"/>
          <w:szCs w:val="26"/>
        </w:rPr>
      </w:pPr>
    </w:p>
    <w:p w14:paraId="60A46020" w14:textId="7666F07F" w:rsidR="00172567" w:rsidRDefault="0066703D" w:rsidP="000944A3">
      <w:pPr>
        <w:widowControl w:val="0"/>
        <w:autoSpaceDE w:val="0"/>
        <w:autoSpaceDN w:val="0"/>
        <w:adjustRightInd w:val="0"/>
        <w:spacing w:before="0" w:after="240"/>
      </w:pPr>
      <w:r>
        <w:rPr>
          <w:noProof/>
        </w:rPr>
        <mc:AlternateContent>
          <mc:Choice Requires="wps">
            <w:drawing>
              <wp:anchor distT="45720" distB="45720" distL="114300" distR="114300" simplePos="0" relativeHeight="251659264" behindDoc="0" locked="0" layoutInCell="1" allowOverlap="1" wp14:anchorId="3BF8B4D2" wp14:editId="1996ED23">
                <wp:simplePos x="0" y="0"/>
                <wp:positionH relativeFrom="column">
                  <wp:posOffset>188595</wp:posOffset>
                </wp:positionH>
                <wp:positionV relativeFrom="paragraph">
                  <wp:posOffset>660400</wp:posOffset>
                </wp:positionV>
                <wp:extent cx="6143625" cy="1404620"/>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14:paraId="4EDF4658" w14:textId="76637833" w:rsidR="00243741" w:rsidRDefault="00243741" w:rsidP="008669F3">
                            <w:pPr>
                              <w:pStyle w:val="ListParagraph"/>
                              <w:numPr>
                                <w:ilvl w:val="0"/>
                                <w:numId w:val="38"/>
                              </w:numPr>
                            </w:pPr>
                            <w:r>
                              <w:t>Prior to Migration: Tomcat App running on-premise using Derby DB</w:t>
                            </w:r>
                          </w:p>
                          <w:p w14:paraId="05C2B554" w14:textId="4E14184D" w:rsidR="00243741" w:rsidRDefault="00243741" w:rsidP="008669F3">
                            <w:pPr>
                              <w:pStyle w:val="ListParagraph"/>
                              <w:numPr>
                                <w:ilvl w:val="0"/>
                                <w:numId w:val="38"/>
                              </w:numPr>
                            </w:pPr>
                            <w:r>
                              <w:t>Post Migration to IBM Bluemix : App running in Cloud using Liberty for Java Runtime &amp; SQLDB Cloud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F8B4D2" id="_x0000_t202" coordsize="21600,21600" o:spt="202" path="m,l,21600r21600,l21600,xe">
                <v:stroke joinstyle="miter"/>
                <v:path gradientshapeok="t" o:connecttype="rect"/>
              </v:shapetype>
              <v:shape id="Text Box 2" o:spid="_x0000_s1026" type="#_x0000_t202" style="position:absolute;margin-left:14.85pt;margin-top:52pt;width:483.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">
                <v:textbox style="mso-fit-shape-to-text:t">
                  <w:txbxContent>
                    <w:p w14:paraId="4EDF4658" w14:textId="76637833" w:rsidR="00243741" w:rsidRDefault="00243741" w:rsidP="008669F3">
                      <w:pPr>
                        <w:pStyle w:val="ListParagraph"/>
                        <w:numPr>
                          <w:ilvl w:val="0"/>
                          <w:numId w:val="38"/>
                        </w:numPr>
                      </w:pPr>
                      <w:r>
                        <w:t>Prior to Migration: Tomcat App running on-premise using Derby DB</w:t>
                      </w:r>
                    </w:p>
                    <w:p w14:paraId="05C2B554" w14:textId="4E14184D" w:rsidR="00243741" w:rsidRDefault="00243741" w:rsidP="008669F3">
                      <w:pPr>
                        <w:pStyle w:val="ListParagraph"/>
                        <w:numPr>
                          <w:ilvl w:val="0"/>
                          <w:numId w:val="38"/>
                        </w:numPr>
                      </w:pPr>
                      <w:r>
                        <w:t>Post Migration to IBM Bluemix : App running in Cloud using Liberty for Java Runtime &amp; SQLDB Cloud Service</w:t>
                      </w:r>
                    </w:p>
                  </w:txbxContent>
                </v:textbox>
                <w10:wrap type="square"/>
              </v:shape>
            </w:pict>
          </mc:Fallback>
        </mc:AlternateContent>
      </w:r>
      <w:r w:rsidR="000944A3" w:rsidRPr="0010204F">
        <w:t xml:space="preserve">Easy JSP Forum is </w:t>
      </w:r>
      <w:r w:rsidR="00172567" w:rsidRPr="0010204F">
        <w:t>based on an open source project</w:t>
      </w:r>
      <w:r w:rsidR="00617CE0">
        <w:t xml:space="preserve"> that resembles a forum where users can sign in, edit member information, post and reply to threads.</w:t>
      </w:r>
    </w:p>
    <w:p w14:paraId="432275AE" w14:textId="7DA6786D" w:rsidR="0066703D" w:rsidRPr="0010204F" w:rsidRDefault="0066703D" w:rsidP="000944A3">
      <w:pPr>
        <w:widowControl w:val="0"/>
        <w:autoSpaceDE w:val="0"/>
        <w:autoSpaceDN w:val="0"/>
        <w:adjustRightInd w:val="0"/>
        <w:spacing w:before="0" w:after="240"/>
      </w:pPr>
      <w:r w:rsidRPr="0066703D">
        <w:rPr>
          <w:noProof/>
        </w:rPr>
        <w:drawing>
          <wp:inline distT="0" distB="0" distL="0" distR="0" wp14:anchorId="0C8929FE" wp14:editId="5F2A5482">
            <wp:extent cx="6492240" cy="36518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191B6EF1" w14:textId="2C3C5C8D" w:rsidR="000944A3" w:rsidRPr="007D54C0" w:rsidRDefault="000944A3" w:rsidP="007D54C0">
      <w:pPr>
        <w:widowControl w:val="0"/>
        <w:autoSpaceDE w:val="0"/>
        <w:autoSpaceDN w:val="0"/>
        <w:adjustRightInd w:val="0"/>
        <w:spacing w:before="0" w:after="240"/>
        <w:rPr>
          <w:rFonts w:ascii="Helvetica" w:hAnsi="Helvetica" w:cs="Helvetica"/>
          <w:sz w:val="26"/>
          <w:szCs w:val="26"/>
        </w:rPr>
      </w:pPr>
      <w:r w:rsidRPr="0010204F">
        <w:t xml:space="preserve">Easy JSP Forum </w:t>
      </w:r>
      <w:r w:rsidR="00D448AA">
        <w:t>has been edited from the original application to connect to a Derby database using a JNDI data source and be distributed as a Web Archive (WAR)</w:t>
      </w:r>
      <w:r w:rsidR="00D448AA">
        <w:rPr>
          <w:rFonts w:ascii="Helvetica" w:hAnsi="Helvetica" w:cs="Helvetica"/>
          <w:sz w:val="26"/>
          <w:szCs w:val="26"/>
        </w:rPr>
        <w:t>.</w:t>
      </w:r>
    </w:p>
    <w:p w14:paraId="4C7BC022" w14:textId="77777777" w:rsidR="000944A3" w:rsidRDefault="002A7FCC" w:rsidP="000944A3">
      <w:pPr>
        <w:pStyle w:val="Heading2"/>
      </w:pPr>
      <w:bookmarkStart w:id="2" w:name="_Toc427178898"/>
      <w:r>
        <w:lastRenderedPageBreak/>
        <w:t>Testing the application on Tomcat before the migration</w:t>
      </w:r>
      <w:bookmarkEnd w:id="2"/>
    </w:p>
    <w:p w14:paraId="46D499C4" w14:textId="2881B0F4" w:rsidR="00732EC7" w:rsidRDefault="00B94054" w:rsidP="00275CFB">
      <w:pPr>
        <w:pStyle w:val="Heading3"/>
      </w:pPr>
      <w:r>
        <w:t>Setup Tomcat 8</w:t>
      </w:r>
      <w:r w:rsidR="00732EC7">
        <w:t>.0 Server in Eclipse</w:t>
      </w:r>
    </w:p>
    <w:p w14:paraId="0CAF52FA" w14:textId="485639C7" w:rsidR="00732EC7" w:rsidRPr="00B95603" w:rsidRDefault="004A2CE4" w:rsidP="00B95603">
      <w:pPr>
        <w:pStyle w:val="ListParagraph"/>
        <w:numPr>
          <w:ilvl w:val="0"/>
          <w:numId w:val="34"/>
        </w:numPr>
        <w:rPr>
          <w:rFonts w:cs="Arial"/>
        </w:rPr>
      </w:pPr>
      <w:r w:rsidRPr="00B95603">
        <w:rPr>
          <w:rFonts w:cs="Arial"/>
        </w:rPr>
        <w:t>C</w:t>
      </w:r>
      <w:r w:rsidR="00732EC7" w:rsidRPr="00B95603">
        <w:rPr>
          <w:rFonts w:cs="Arial"/>
        </w:rPr>
        <w:t xml:space="preserve">reate a Tomcat server under the </w:t>
      </w:r>
      <w:r w:rsidR="00732EC7" w:rsidRPr="00B95603">
        <w:rPr>
          <w:rFonts w:cs="Arial"/>
          <w:b/>
        </w:rPr>
        <w:t>Servers</w:t>
      </w:r>
      <w:r w:rsidR="00732EC7" w:rsidRPr="00B95603">
        <w:rPr>
          <w:rFonts w:cs="Arial"/>
        </w:rPr>
        <w:t xml:space="preserve"> perspective in Eclipse.</w:t>
      </w:r>
    </w:p>
    <w:p w14:paraId="0359E6CB" w14:textId="77777777" w:rsidR="00732EC7" w:rsidRPr="00B95603" w:rsidRDefault="00732EC7" w:rsidP="00732EC7">
      <w:pPr>
        <w:pStyle w:val="ListParagraph"/>
        <w:numPr>
          <w:ilvl w:val="0"/>
          <w:numId w:val="34"/>
        </w:numPr>
        <w:spacing w:before="0" w:after="0"/>
        <w:rPr>
          <w:rFonts w:cs="Arial"/>
        </w:rPr>
      </w:pPr>
      <w:r w:rsidRPr="00B95603">
        <w:rPr>
          <w:rFonts w:cs="Arial"/>
        </w:rPr>
        <w:t xml:space="preserve">Right-click in the </w:t>
      </w:r>
      <w:r w:rsidRPr="00B95603">
        <w:rPr>
          <w:rFonts w:cs="Arial"/>
          <w:b/>
        </w:rPr>
        <w:t>Servers</w:t>
      </w:r>
      <w:r w:rsidRPr="00B95603">
        <w:rPr>
          <w:rFonts w:cs="Arial"/>
        </w:rPr>
        <w:t xml:space="preserve"> view and select </w:t>
      </w:r>
      <w:r w:rsidRPr="00B95603">
        <w:rPr>
          <w:rFonts w:cs="Arial"/>
          <w:b/>
        </w:rPr>
        <w:t>New-&gt;Server</w:t>
      </w:r>
    </w:p>
    <w:p w14:paraId="2AF79EEA" w14:textId="23047191" w:rsidR="00732EC7" w:rsidRPr="00B95603" w:rsidRDefault="00732EC7" w:rsidP="00732EC7">
      <w:pPr>
        <w:pStyle w:val="ListParagraph"/>
        <w:numPr>
          <w:ilvl w:val="0"/>
          <w:numId w:val="34"/>
        </w:numPr>
        <w:spacing w:before="0" w:after="0"/>
        <w:rPr>
          <w:rFonts w:cs="Arial"/>
        </w:rPr>
      </w:pPr>
      <w:r w:rsidRPr="00B95603">
        <w:rPr>
          <w:rFonts w:cs="Arial"/>
        </w:rPr>
        <w:t xml:space="preserve">When prompted to select the server type, click </w:t>
      </w:r>
      <w:r w:rsidR="00B94054" w:rsidRPr="00B95603">
        <w:rPr>
          <w:rFonts w:cs="Arial"/>
          <w:b/>
        </w:rPr>
        <w:t>Apache -&gt;Tomcat v8</w:t>
      </w:r>
      <w:r w:rsidRPr="00B95603">
        <w:rPr>
          <w:rFonts w:cs="Arial"/>
          <w:b/>
        </w:rPr>
        <w:t>.0 Server</w:t>
      </w:r>
    </w:p>
    <w:p w14:paraId="78982E14" w14:textId="47D2314F" w:rsidR="00732EC7" w:rsidRPr="00B95603" w:rsidRDefault="00732EC7" w:rsidP="00732EC7">
      <w:pPr>
        <w:spacing w:before="0" w:after="0"/>
        <w:rPr>
          <w:rFonts w:cs="Arial"/>
        </w:rPr>
      </w:pPr>
    </w:p>
    <w:p w14:paraId="2B86F6DD" w14:textId="3AE17507" w:rsidR="00732EC7" w:rsidRPr="00B95603" w:rsidRDefault="00732EC7" w:rsidP="008669F3">
      <w:pPr>
        <w:pStyle w:val="ListParagraph"/>
        <w:numPr>
          <w:ilvl w:val="0"/>
          <w:numId w:val="34"/>
        </w:numPr>
        <w:spacing w:before="0" w:after="0"/>
        <w:rPr>
          <w:rFonts w:cs="Arial"/>
        </w:rPr>
      </w:pPr>
      <w:r w:rsidRPr="00B95603">
        <w:rPr>
          <w:rFonts w:cs="Arial"/>
        </w:rPr>
        <w:t xml:space="preserve">Click </w:t>
      </w:r>
      <w:r w:rsidRPr="00B95603">
        <w:rPr>
          <w:rFonts w:cs="Arial"/>
          <w:b/>
        </w:rPr>
        <w:t>Next</w:t>
      </w:r>
    </w:p>
    <w:p w14:paraId="73B94616" w14:textId="77777777" w:rsidR="00732EC7" w:rsidRPr="00B95603" w:rsidRDefault="00732EC7" w:rsidP="00732EC7">
      <w:pPr>
        <w:pStyle w:val="ListParagraph"/>
        <w:spacing w:before="0" w:after="0"/>
        <w:rPr>
          <w:rFonts w:cs="Arial"/>
        </w:rPr>
      </w:pPr>
    </w:p>
    <w:p w14:paraId="75D675DB" w14:textId="1C313D84" w:rsidR="00732EC7" w:rsidRPr="00B95603" w:rsidRDefault="00732EC7" w:rsidP="00AE616D">
      <w:pPr>
        <w:pStyle w:val="ListParagraph"/>
        <w:numPr>
          <w:ilvl w:val="0"/>
          <w:numId w:val="34"/>
        </w:numPr>
        <w:spacing w:before="0" w:after="0"/>
        <w:rPr>
          <w:rFonts w:cs="Arial"/>
        </w:rPr>
      </w:pPr>
      <w:r w:rsidRPr="00B95603">
        <w:rPr>
          <w:rFonts w:cs="Arial"/>
        </w:rPr>
        <w:t>Click on</w:t>
      </w:r>
      <w:r w:rsidRPr="00B95603">
        <w:rPr>
          <w:rFonts w:cs="Arial"/>
          <w:b/>
        </w:rPr>
        <w:t xml:space="preserve"> Download and Install </w:t>
      </w:r>
      <w:r w:rsidRPr="00B95603">
        <w:rPr>
          <w:rFonts w:cs="Arial"/>
        </w:rPr>
        <w:t>to install apache-tomcat binary.</w:t>
      </w:r>
      <w:r w:rsidR="00B95603">
        <w:rPr>
          <w:rFonts w:cs="Arial"/>
        </w:rPr>
        <w:t xml:space="preserve"> If you have already downloaded the binary , then point to the installation directory.</w:t>
      </w:r>
    </w:p>
    <w:p w14:paraId="7025B03C" w14:textId="77777777" w:rsidR="00AE616D" w:rsidRPr="00B95603" w:rsidRDefault="00AE616D" w:rsidP="00AE616D">
      <w:pPr>
        <w:pStyle w:val="ListParagraph"/>
        <w:rPr>
          <w:rFonts w:cs="Arial"/>
        </w:rPr>
      </w:pPr>
    </w:p>
    <w:p w14:paraId="1D2D5BC1" w14:textId="77777777" w:rsidR="00AE616D" w:rsidRPr="00B95603" w:rsidRDefault="00AE616D" w:rsidP="00AE616D">
      <w:pPr>
        <w:pStyle w:val="ListParagraph"/>
        <w:spacing w:before="0" w:after="0"/>
        <w:rPr>
          <w:rFonts w:cs="Arial"/>
        </w:rPr>
      </w:pPr>
    </w:p>
    <w:p w14:paraId="68F1A5ED" w14:textId="42994269" w:rsidR="00732EC7" w:rsidRPr="00B95603" w:rsidRDefault="00732EC7" w:rsidP="00B95603">
      <w:pPr>
        <w:pStyle w:val="ListParagraph"/>
        <w:numPr>
          <w:ilvl w:val="0"/>
          <w:numId w:val="34"/>
        </w:numPr>
        <w:rPr>
          <w:rFonts w:cs="Arial"/>
        </w:rPr>
      </w:pPr>
      <w:r w:rsidRPr="00B95603">
        <w:rPr>
          <w:rFonts w:cs="Arial"/>
        </w:rPr>
        <w:t>Accept Apache License and scroll to location where Apache Tomcat is unzipped.</w:t>
      </w:r>
    </w:p>
    <w:p w14:paraId="19776B7D" w14:textId="77777777" w:rsidR="00732EC7" w:rsidRPr="00B95603" w:rsidRDefault="00732EC7" w:rsidP="00732EC7">
      <w:pPr>
        <w:pStyle w:val="ListParagraph"/>
        <w:ind w:left="360"/>
        <w:rPr>
          <w:rFonts w:cs="Arial"/>
        </w:rPr>
      </w:pPr>
    </w:p>
    <w:p w14:paraId="1DA44FA8" w14:textId="6C55810B" w:rsidR="00732EC7" w:rsidRPr="000A42D0" w:rsidRDefault="00732EC7" w:rsidP="00732EC7">
      <w:pPr>
        <w:pStyle w:val="ListParagraph"/>
        <w:numPr>
          <w:ilvl w:val="0"/>
          <w:numId w:val="34"/>
        </w:numPr>
        <w:spacing w:before="0" w:after="0"/>
        <w:rPr>
          <w:rFonts w:cs="Arial"/>
        </w:rPr>
      </w:pPr>
      <w:r w:rsidRPr="00B95603">
        <w:rPr>
          <w:rFonts w:cs="Arial"/>
        </w:rPr>
        <w:t>From the list of Installed JREs, select a valid install of JDK 1.7.</w:t>
      </w:r>
    </w:p>
    <w:p w14:paraId="092EB889" w14:textId="69804B45" w:rsidR="00732EC7" w:rsidRPr="000A42D0" w:rsidRDefault="000A42D0" w:rsidP="00732EC7">
      <w:pPr>
        <w:rPr>
          <w:rFonts w:ascii="Georgia" w:hAnsi="Georgia"/>
          <w:b/>
        </w:rPr>
      </w:pPr>
      <w:r>
        <w:rPr>
          <w:rFonts w:ascii="Georgia" w:hAnsi="Georgia"/>
        </w:rPr>
        <w:t xml:space="preserve">           </w:t>
      </w:r>
      <w:r w:rsidR="00732EC7">
        <w:rPr>
          <w:rFonts w:ascii="Georgia" w:hAnsi="Georgia"/>
        </w:rPr>
        <w:t xml:space="preserve">Click </w:t>
      </w:r>
      <w:r w:rsidR="00732EC7">
        <w:rPr>
          <w:rFonts w:ascii="Georgia" w:hAnsi="Georgia"/>
          <w:b/>
        </w:rPr>
        <w:t>Next.</w:t>
      </w:r>
      <w:r>
        <w:rPr>
          <w:rFonts w:ascii="Georgia" w:hAnsi="Georgia"/>
        </w:rPr>
        <w:t xml:space="preserve"> Then </w:t>
      </w:r>
      <w:r w:rsidR="00732EC7" w:rsidRPr="004E327A">
        <w:rPr>
          <w:rFonts w:ascii="Georgia" w:hAnsi="Georgia"/>
          <w:b/>
        </w:rPr>
        <w:t>Finish</w:t>
      </w:r>
      <w:r w:rsidR="00732EC7">
        <w:rPr>
          <w:rFonts w:ascii="Georgia" w:hAnsi="Georgia"/>
        </w:rPr>
        <w:t>.</w:t>
      </w:r>
    </w:p>
    <w:p w14:paraId="605FEA55" w14:textId="79D47D64" w:rsidR="00732EC7" w:rsidRDefault="000A42D0" w:rsidP="00732EC7">
      <w:pPr>
        <w:rPr>
          <w:rFonts w:ascii="Georgia" w:hAnsi="Georgia"/>
        </w:rPr>
      </w:pPr>
      <w:r>
        <w:rPr>
          <w:rFonts w:ascii="Georgia" w:hAnsi="Georgia"/>
        </w:rPr>
        <w:t xml:space="preserve">           </w:t>
      </w:r>
      <w:r w:rsidR="00AE616D">
        <w:rPr>
          <w:rFonts w:ascii="Georgia" w:hAnsi="Georgia"/>
        </w:rPr>
        <w:t>Apache Tomcat v8</w:t>
      </w:r>
      <w:r w:rsidR="00732EC7">
        <w:rPr>
          <w:rFonts w:ascii="Georgia" w:hAnsi="Georgia"/>
        </w:rPr>
        <w:t>.0 server is now running locally in Eclipse.</w:t>
      </w:r>
    </w:p>
    <w:p w14:paraId="651BC280" w14:textId="77777777" w:rsidR="00732EC7" w:rsidRPr="008669F3" w:rsidRDefault="00732EC7" w:rsidP="008669F3"/>
    <w:p w14:paraId="1D9E6D43" w14:textId="77091D35" w:rsidR="007D54C0" w:rsidRDefault="00275CFB" w:rsidP="008669F3">
      <w:pPr>
        <w:pStyle w:val="Heading3"/>
        <w:rPr>
          <w:rFonts w:ascii="MS Gothic" w:eastAsia="MS Gothic" w:hAnsi="MS Gothic" w:cs="MS Gothic"/>
          <w:color w:val="FF0000"/>
          <w:szCs w:val="22"/>
        </w:rPr>
      </w:pPr>
      <w:r>
        <w:t>Obtaining Easy JSP Forum application source cod</w:t>
      </w:r>
      <w:r w:rsidR="0066703D">
        <w:t>e</w:t>
      </w:r>
    </w:p>
    <w:p w14:paraId="219051DA" w14:textId="552C09CA" w:rsidR="003C134C" w:rsidRDefault="003C134C" w:rsidP="007D54C0">
      <w:pPr>
        <w:widowControl w:val="0"/>
        <w:tabs>
          <w:tab w:val="left" w:pos="220"/>
          <w:tab w:val="left" w:pos="720"/>
        </w:tabs>
        <w:autoSpaceDE w:val="0"/>
        <w:autoSpaceDN w:val="0"/>
        <w:adjustRightInd w:val="0"/>
        <w:spacing w:before="0" w:after="240"/>
        <w:rPr>
          <w:rFonts w:eastAsia="MS Gothic" w:cs="Arial"/>
          <w:szCs w:val="22"/>
        </w:rPr>
      </w:pPr>
    </w:p>
    <w:p w14:paraId="376DC415" w14:textId="0C78E1C6" w:rsidR="00275CFB" w:rsidRDefault="001E4996" w:rsidP="007D54C0">
      <w:pPr>
        <w:widowControl w:val="0"/>
        <w:tabs>
          <w:tab w:val="left" w:pos="220"/>
          <w:tab w:val="left" w:pos="720"/>
        </w:tabs>
        <w:autoSpaceDE w:val="0"/>
        <w:autoSpaceDN w:val="0"/>
        <w:adjustRightInd w:val="0"/>
        <w:spacing w:before="0" w:after="240"/>
        <w:rPr>
          <w:rFonts w:ascii="Times" w:hAnsi="Times" w:cs="Times"/>
          <w:sz w:val="24"/>
        </w:rPr>
      </w:pPr>
      <w:r>
        <w:rPr>
          <w:rFonts w:eastAsia="MS Gothic" w:cs="Arial"/>
          <w:szCs w:val="22"/>
        </w:rPr>
        <w:t xml:space="preserve"> We will import </w:t>
      </w:r>
      <w:r w:rsidR="00677E89">
        <w:rPr>
          <w:rFonts w:eastAsia="MS Gothic" w:cs="Arial"/>
          <w:szCs w:val="22"/>
        </w:rPr>
        <w:t xml:space="preserve">forum.war </w:t>
      </w:r>
      <w:r w:rsidR="00275CFB" w:rsidRPr="007D54C0">
        <w:t>into Eclipse</w:t>
      </w:r>
      <w:r>
        <w:t xml:space="preserve"> as a web project</w:t>
      </w:r>
      <w:r w:rsidR="00275CFB" w:rsidRPr="007D54C0">
        <w:t xml:space="preserve">. </w:t>
      </w:r>
      <w:r w:rsidR="00275CFB">
        <w:rPr>
          <w:rFonts w:ascii="Times" w:hAnsi="Times" w:cs="Times"/>
          <w:sz w:val="24"/>
        </w:rPr>
        <w:t> </w:t>
      </w:r>
    </w:p>
    <w:p w14:paraId="09083678" w14:textId="77777777" w:rsidR="007973AE" w:rsidRDefault="007973AE" w:rsidP="007973AE">
      <w:pPr>
        <w:pStyle w:val="Heading3"/>
      </w:pPr>
      <w:r>
        <w:t>Importing the Easy JSP Forum application into Eclipse</w:t>
      </w:r>
    </w:p>
    <w:p w14:paraId="1B1E4F18" w14:textId="0E70F60F" w:rsidR="007973AE" w:rsidRDefault="007973AE" w:rsidP="007973AE">
      <w:r w:rsidRPr="007973AE">
        <w:t xml:space="preserve">The Easy JSP Forum is distributed as a WAR </w:t>
      </w:r>
      <w:r w:rsidR="00A96D46">
        <w:t>file. In the next steps, we are goi</w:t>
      </w:r>
      <w:r w:rsidR="00786A4A">
        <w:t xml:space="preserve">ng to import the project to </w:t>
      </w:r>
      <w:r w:rsidR="00A96D46">
        <w:t>Eclipse workspace and get it ready to be run on Tomcat.</w:t>
      </w:r>
    </w:p>
    <w:p w14:paraId="74CD19B7" w14:textId="1BF58ABC" w:rsidR="007973AE" w:rsidRDefault="004B1BED" w:rsidP="002608B0">
      <w:pPr>
        <w:numPr>
          <w:ilvl w:val="0"/>
          <w:numId w:val="18"/>
        </w:numPr>
      </w:pPr>
      <w:r>
        <w:t>Open Eclipse</w:t>
      </w:r>
    </w:p>
    <w:p w14:paraId="7B60850D" w14:textId="20AC5F74" w:rsidR="007973AE" w:rsidRPr="00A96D46" w:rsidRDefault="001C3A1F" w:rsidP="002608B0">
      <w:pPr>
        <w:numPr>
          <w:ilvl w:val="0"/>
          <w:numId w:val="18"/>
        </w:numPr>
      </w:pPr>
      <w:r>
        <w:t xml:space="preserve">Click </w:t>
      </w:r>
      <w:r w:rsidR="004B1BED">
        <w:rPr>
          <w:b/>
        </w:rPr>
        <w:t>File</w:t>
      </w:r>
      <w:r w:rsidR="00A96D46">
        <w:rPr>
          <w:b/>
        </w:rPr>
        <w:t xml:space="preserve"> </w:t>
      </w:r>
      <w:r w:rsidR="004B1BED">
        <w:rPr>
          <w:b/>
        </w:rPr>
        <w:t>&gt;</w:t>
      </w:r>
      <w:r w:rsidR="00A96D46">
        <w:rPr>
          <w:b/>
        </w:rPr>
        <w:t xml:space="preserve"> Import &gt; </w:t>
      </w:r>
    </w:p>
    <w:p w14:paraId="0FD6AA01" w14:textId="7A244817" w:rsidR="00A96D46" w:rsidRPr="00AB14A7" w:rsidRDefault="00A96D46" w:rsidP="002608B0">
      <w:pPr>
        <w:numPr>
          <w:ilvl w:val="0"/>
          <w:numId w:val="18"/>
        </w:numPr>
      </w:pPr>
      <w:r>
        <w:t xml:space="preserve">Under </w:t>
      </w:r>
      <w:r w:rsidR="002F2E18">
        <w:rPr>
          <w:b/>
        </w:rPr>
        <w:t>Web</w:t>
      </w:r>
      <w:r>
        <w:t xml:space="preserve">, choose </w:t>
      </w:r>
      <w:r w:rsidR="002F2E18">
        <w:rPr>
          <w:b/>
        </w:rPr>
        <w:t>WAR file</w:t>
      </w:r>
      <w:r>
        <w:rPr>
          <w:b/>
        </w:rPr>
        <w:t xml:space="preserve"> </w:t>
      </w:r>
      <w:r>
        <w:t xml:space="preserve">and click </w:t>
      </w:r>
      <w:r w:rsidRPr="00A96D46">
        <w:rPr>
          <w:b/>
        </w:rPr>
        <w:t>Next</w:t>
      </w:r>
    </w:p>
    <w:p w14:paraId="029F8900" w14:textId="059A9C4B" w:rsidR="00AB14A7" w:rsidRDefault="002F2E18" w:rsidP="00AB14A7">
      <w:pPr>
        <w:ind w:left="720"/>
      </w:pPr>
      <w:r w:rsidRPr="002F2E18">
        <w:rPr>
          <w:noProof/>
        </w:rPr>
        <w:lastRenderedPageBreak/>
        <w:drawing>
          <wp:inline distT="0" distB="0" distL="0" distR="0" wp14:anchorId="176A9FCC" wp14:editId="0DB0ECF7">
            <wp:extent cx="4203874" cy="38595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5684" cy="3870373"/>
                    </a:xfrm>
                    <a:prstGeom prst="rect">
                      <a:avLst/>
                    </a:prstGeom>
                  </pic:spPr>
                </pic:pic>
              </a:graphicData>
            </a:graphic>
          </wp:inline>
        </w:drawing>
      </w:r>
    </w:p>
    <w:p w14:paraId="40DD426D" w14:textId="78B0B26F" w:rsidR="007973AE" w:rsidRDefault="002F2E18" w:rsidP="002608B0">
      <w:pPr>
        <w:numPr>
          <w:ilvl w:val="0"/>
          <w:numId w:val="18"/>
        </w:numPr>
      </w:pPr>
      <w:r>
        <w:t xml:space="preserve">Click the </w:t>
      </w:r>
      <w:r w:rsidRPr="002F2E18">
        <w:rPr>
          <w:b/>
        </w:rPr>
        <w:t>Browse…</w:t>
      </w:r>
      <w:r>
        <w:t xml:space="preserve"> button and browse to the </w:t>
      </w:r>
      <w:r w:rsidRPr="002F2E18">
        <w:rPr>
          <w:b/>
        </w:rPr>
        <w:t>forum.war</w:t>
      </w:r>
      <w:r>
        <w:t xml:space="preserve"> file you downloaded</w:t>
      </w:r>
    </w:p>
    <w:p w14:paraId="100E7940" w14:textId="77777777" w:rsidR="002D3127" w:rsidRDefault="00786A4A" w:rsidP="002608B0">
      <w:pPr>
        <w:numPr>
          <w:ilvl w:val="0"/>
          <w:numId w:val="18"/>
        </w:numPr>
      </w:pPr>
      <w:r>
        <w:t xml:space="preserve">Remove the check on </w:t>
      </w:r>
      <w:r w:rsidR="002F2E18" w:rsidRPr="002F2E18">
        <w:rPr>
          <w:b/>
        </w:rPr>
        <w:t>Add project to an EAR</w:t>
      </w:r>
      <w:r w:rsidR="002D3127">
        <w:t xml:space="preserve">. </w:t>
      </w:r>
    </w:p>
    <w:p w14:paraId="2DBA5692" w14:textId="568585F3" w:rsidR="002F2E18" w:rsidRDefault="002F2E18" w:rsidP="008669F3">
      <w:pPr>
        <w:ind w:left="720"/>
      </w:pPr>
    </w:p>
    <w:p w14:paraId="6DF57E91" w14:textId="2C91E54F" w:rsidR="00E374CB" w:rsidRPr="008669F3" w:rsidRDefault="00C336C2" w:rsidP="008669F3">
      <w:pPr>
        <w:spacing w:before="0" w:after="0"/>
        <w:rPr>
          <w:rFonts w:ascii="Georgia" w:hAnsi="Georgia"/>
        </w:rPr>
      </w:pPr>
      <w:r w:rsidRPr="002F2E18">
        <w:rPr>
          <w:noProof/>
        </w:rPr>
        <w:lastRenderedPageBreak/>
        <w:drawing>
          <wp:inline distT="0" distB="0" distL="0" distR="0" wp14:anchorId="01D74294" wp14:editId="3A21CE94">
            <wp:extent cx="4393083" cy="3922395"/>
            <wp:effectExtent l="0" t="0" r="762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418" cy="3929837"/>
                    </a:xfrm>
                    <a:prstGeom prst="rect">
                      <a:avLst/>
                    </a:prstGeom>
                  </pic:spPr>
                </pic:pic>
              </a:graphicData>
            </a:graphic>
          </wp:inline>
        </w:drawing>
      </w:r>
    </w:p>
    <w:p w14:paraId="2E2753ED" w14:textId="7416DB64" w:rsidR="006B259D" w:rsidRDefault="006B259D" w:rsidP="008669F3"/>
    <w:p w14:paraId="034A2F6F" w14:textId="61869218" w:rsidR="007973AE" w:rsidRDefault="007973AE" w:rsidP="002608B0">
      <w:pPr>
        <w:numPr>
          <w:ilvl w:val="0"/>
          <w:numId w:val="18"/>
        </w:numPr>
      </w:pPr>
      <w:r>
        <w:t xml:space="preserve">Click </w:t>
      </w:r>
      <w:r w:rsidRPr="00AB14A7">
        <w:rPr>
          <w:b/>
        </w:rPr>
        <w:t>Finish</w:t>
      </w:r>
    </w:p>
    <w:p w14:paraId="179A77BB" w14:textId="77777777" w:rsidR="00232814" w:rsidRDefault="00232814" w:rsidP="00232814">
      <w:pPr>
        <w:widowControl w:val="0"/>
        <w:autoSpaceDE w:val="0"/>
        <w:autoSpaceDN w:val="0"/>
        <w:adjustRightInd w:val="0"/>
        <w:spacing w:before="0" w:after="0"/>
      </w:pPr>
    </w:p>
    <w:p w14:paraId="18B23189" w14:textId="515BA20E" w:rsidR="00693435" w:rsidRDefault="00B03F67" w:rsidP="00232814">
      <w:pPr>
        <w:widowControl w:val="0"/>
        <w:autoSpaceDE w:val="0"/>
        <w:autoSpaceDN w:val="0"/>
        <w:adjustRightInd w:val="0"/>
        <w:spacing w:before="0" w:after="0"/>
      </w:pPr>
      <w:r>
        <w:t xml:space="preserve">The application has now been successfully </w:t>
      </w:r>
      <w:r w:rsidR="00232814">
        <w:t>imported</w:t>
      </w:r>
      <w:r>
        <w:t xml:space="preserve"> in Eclipse</w:t>
      </w:r>
      <w:r w:rsidR="00693435">
        <w:t>.</w:t>
      </w:r>
      <w:r w:rsidR="007355CC">
        <w:t xml:space="preserve"> </w:t>
      </w:r>
    </w:p>
    <w:p w14:paraId="0580FC88" w14:textId="77777777" w:rsidR="00693435" w:rsidRDefault="00693435" w:rsidP="00232814">
      <w:pPr>
        <w:widowControl w:val="0"/>
        <w:autoSpaceDE w:val="0"/>
        <w:autoSpaceDN w:val="0"/>
        <w:adjustRightInd w:val="0"/>
        <w:spacing w:before="0" w:after="0"/>
      </w:pPr>
    </w:p>
    <w:p w14:paraId="1CED495D" w14:textId="339947F0" w:rsidR="00B03F67" w:rsidRDefault="00B03F67" w:rsidP="00232814">
      <w:pPr>
        <w:widowControl w:val="0"/>
        <w:autoSpaceDE w:val="0"/>
        <w:autoSpaceDN w:val="0"/>
        <w:adjustRightInd w:val="0"/>
        <w:spacing w:before="0" w:after="0"/>
      </w:pPr>
    </w:p>
    <w:p w14:paraId="6EA80837" w14:textId="77777777" w:rsidR="00232814" w:rsidRDefault="00232814" w:rsidP="00232814">
      <w:pPr>
        <w:widowControl w:val="0"/>
        <w:autoSpaceDE w:val="0"/>
        <w:autoSpaceDN w:val="0"/>
        <w:adjustRightInd w:val="0"/>
        <w:spacing w:before="0" w:after="0"/>
      </w:pPr>
    </w:p>
    <w:p w14:paraId="1BEFF0BE" w14:textId="588B87C9" w:rsidR="00232814" w:rsidRDefault="00232814" w:rsidP="00232814">
      <w:pPr>
        <w:widowControl w:val="0"/>
        <w:autoSpaceDE w:val="0"/>
        <w:autoSpaceDN w:val="0"/>
        <w:adjustRightInd w:val="0"/>
        <w:spacing w:before="0" w:after="0"/>
        <w:ind w:left="720"/>
      </w:pPr>
      <w:r w:rsidRPr="00232814">
        <w:rPr>
          <w:noProof/>
        </w:rPr>
        <w:lastRenderedPageBreak/>
        <w:drawing>
          <wp:inline distT="0" distB="0" distL="0" distR="0" wp14:anchorId="7BE51670" wp14:editId="67F2F4D9">
            <wp:extent cx="3178929" cy="3237953"/>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23" r="1"/>
                    <a:stretch/>
                  </pic:blipFill>
                  <pic:spPr bwMode="auto">
                    <a:xfrm>
                      <a:off x="0" y="0"/>
                      <a:ext cx="3185567" cy="3244715"/>
                    </a:xfrm>
                    <a:prstGeom prst="rect">
                      <a:avLst/>
                    </a:prstGeom>
                    <a:ln>
                      <a:noFill/>
                    </a:ln>
                    <a:extLst>
                      <a:ext uri="{53640926-AAD7-44D8-BBD7-CCE9431645EC}">
                        <a14:shadowObscured xmlns:a14="http://schemas.microsoft.com/office/drawing/2010/main"/>
                      </a:ext>
                    </a:extLst>
                  </pic:spPr>
                </pic:pic>
              </a:graphicData>
            </a:graphic>
          </wp:inline>
        </w:drawing>
      </w:r>
    </w:p>
    <w:p w14:paraId="6521F4CB" w14:textId="15221D7E" w:rsidR="002608B0" w:rsidRDefault="002608B0" w:rsidP="002608B0">
      <w:pPr>
        <w:pStyle w:val="Heading3"/>
      </w:pPr>
      <w:r>
        <w:t xml:space="preserve">Configuring the </w:t>
      </w:r>
      <w:r w:rsidR="005B46EC">
        <w:t xml:space="preserve">Derby </w:t>
      </w:r>
      <w:r>
        <w:t>database</w:t>
      </w:r>
    </w:p>
    <w:p w14:paraId="54D94317" w14:textId="7F8CCE51" w:rsidR="00817604" w:rsidRDefault="00817604" w:rsidP="00113F6C">
      <w:pPr>
        <w:rPr>
          <w:lang w:eastAsia="zh-CN"/>
        </w:rPr>
      </w:pPr>
      <w:r>
        <w:rPr>
          <w:lang w:eastAsia="zh-CN"/>
        </w:rPr>
        <w:t>To run the Easy J</w:t>
      </w:r>
      <w:r w:rsidR="00A76954">
        <w:rPr>
          <w:lang w:eastAsia="zh-CN"/>
        </w:rPr>
        <w:t xml:space="preserve">SP Forum application, you will </w:t>
      </w:r>
      <w:r>
        <w:rPr>
          <w:lang w:eastAsia="zh-CN"/>
        </w:rPr>
        <w:t>need a data source to access the user and forum data displayed by the application. To keep things simple, this application will use Derby, a very lightweight and easy to use database.</w:t>
      </w:r>
    </w:p>
    <w:p w14:paraId="0B6E79A9" w14:textId="0E24CE7C" w:rsidR="00113F6C" w:rsidRDefault="00113F6C" w:rsidP="00113F6C">
      <w:pPr>
        <w:rPr>
          <w:lang w:eastAsia="zh-CN"/>
        </w:rPr>
      </w:pPr>
      <w:r>
        <w:rPr>
          <w:lang w:eastAsia="zh-CN"/>
        </w:rPr>
        <w:t xml:space="preserve">Extract the compressed archive you downloaded for Derby </w:t>
      </w:r>
      <w:r w:rsidR="00ED1717">
        <w:rPr>
          <w:lang w:eastAsia="zh-CN"/>
        </w:rPr>
        <w:t xml:space="preserve">10.11.1.1 </w:t>
      </w:r>
      <w:r>
        <w:rPr>
          <w:lang w:eastAsia="zh-CN"/>
        </w:rPr>
        <w:t xml:space="preserve">to a directory. This directory will be referred to as </w:t>
      </w:r>
      <w:r w:rsidR="00AC7E5F">
        <w:rPr>
          <w:b/>
          <w:lang w:eastAsia="zh-CN"/>
        </w:rPr>
        <w:t>&lt;DERB</w:t>
      </w:r>
      <w:r w:rsidR="00AE616D">
        <w:rPr>
          <w:b/>
          <w:lang w:eastAsia="zh-CN"/>
        </w:rPr>
        <w:t>Y_INSTALL</w:t>
      </w:r>
      <w:r w:rsidRPr="00113F6C">
        <w:rPr>
          <w:b/>
          <w:lang w:eastAsia="zh-CN"/>
        </w:rPr>
        <w:t>&gt;</w:t>
      </w:r>
      <w:r>
        <w:rPr>
          <w:lang w:eastAsia="zh-CN"/>
        </w:rPr>
        <w:t xml:space="preserve"> folder.</w:t>
      </w:r>
    </w:p>
    <w:p w14:paraId="6ED38FF0" w14:textId="13F8C30B" w:rsidR="00817604" w:rsidRDefault="00817604" w:rsidP="00817604">
      <w:pPr>
        <w:rPr>
          <w:lang w:eastAsia="zh-CN"/>
        </w:rPr>
      </w:pPr>
      <w:r>
        <w:rPr>
          <w:lang w:eastAsia="zh-CN"/>
        </w:rPr>
        <w:t xml:space="preserve">The sample database forum used by the application has already been created for you. Simply </w:t>
      </w:r>
      <w:r w:rsidR="00232814">
        <w:rPr>
          <w:lang w:eastAsia="zh-CN"/>
        </w:rPr>
        <w:t xml:space="preserve">extract the </w:t>
      </w:r>
      <w:r w:rsidR="00232814" w:rsidRPr="00232814">
        <w:rPr>
          <w:b/>
          <w:lang w:eastAsia="zh-CN"/>
        </w:rPr>
        <w:t>forumdb</w:t>
      </w:r>
      <w:r w:rsidR="00232814">
        <w:rPr>
          <w:lang w:eastAsia="zh-CN"/>
        </w:rPr>
        <w:t xml:space="preserve"> archive you downloaded and </w:t>
      </w:r>
      <w:r>
        <w:rPr>
          <w:lang w:eastAsia="zh-CN"/>
        </w:rPr>
        <w:t xml:space="preserve">copy the </w:t>
      </w:r>
      <w:r w:rsidR="00232814">
        <w:rPr>
          <w:lang w:eastAsia="zh-CN"/>
        </w:rPr>
        <w:t>extracted</w:t>
      </w:r>
      <w:r w:rsidR="007A7FFB">
        <w:rPr>
          <w:lang w:eastAsia="zh-CN"/>
        </w:rPr>
        <w:t xml:space="preserve"> </w:t>
      </w:r>
      <w:r w:rsidR="007A7FFB" w:rsidRPr="007A7FFB">
        <w:rPr>
          <w:b/>
          <w:lang w:eastAsia="zh-CN"/>
        </w:rPr>
        <w:t>forumdb</w:t>
      </w:r>
      <w:r w:rsidR="007A7FFB">
        <w:rPr>
          <w:lang w:eastAsia="zh-CN"/>
        </w:rPr>
        <w:t xml:space="preserve"> folder to </w:t>
      </w:r>
      <w:r w:rsidR="00AE616D">
        <w:rPr>
          <w:b/>
          <w:lang w:eastAsia="zh-CN"/>
        </w:rPr>
        <w:t>&lt;DERBY_INSTALL</w:t>
      </w:r>
      <w:r w:rsidR="007A7FFB" w:rsidRPr="007A7FFB">
        <w:rPr>
          <w:b/>
          <w:lang w:eastAsia="zh-CN"/>
        </w:rPr>
        <w:t>&gt;/</w:t>
      </w:r>
      <w:r w:rsidR="00553A08">
        <w:rPr>
          <w:b/>
          <w:lang w:eastAsia="zh-CN"/>
        </w:rPr>
        <w:t>bin</w:t>
      </w:r>
      <w:r w:rsidR="007A7FFB">
        <w:rPr>
          <w:lang w:eastAsia="zh-CN"/>
        </w:rPr>
        <w:t xml:space="preserve"> folder</w:t>
      </w:r>
      <w:r w:rsidR="007A7FFB">
        <w:rPr>
          <w:rFonts w:cs="Arial"/>
          <w:color w:val="000000"/>
          <w:sz w:val="18"/>
          <w:szCs w:val="18"/>
        </w:rPr>
        <w:t>.</w:t>
      </w:r>
    </w:p>
    <w:p w14:paraId="57BFA96D" w14:textId="285FC5DB" w:rsidR="00817604" w:rsidRPr="004D2CED" w:rsidRDefault="004D2CED" w:rsidP="004D2CED">
      <w:pPr>
        <w:pStyle w:val="Heading3"/>
      </w:pPr>
      <w:r>
        <w:t>Start</w:t>
      </w:r>
      <w:r w:rsidRPr="004D2CED">
        <w:t xml:space="preserve"> the</w:t>
      </w:r>
      <w:r>
        <w:t xml:space="preserve"> Derby database</w:t>
      </w:r>
    </w:p>
    <w:p w14:paraId="7D361F3F" w14:textId="6CDEED94" w:rsidR="004D2CED" w:rsidRPr="004D2CED" w:rsidRDefault="004D2CED" w:rsidP="002608B0">
      <w:r w:rsidRPr="004D2CED">
        <w:t>We are</w:t>
      </w:r>
      <w:r>
        <w:t xml:space="preserve"> going to be using Derby as a Network </w:t>
      </w:r>
      <w:r w:rsidR="00E90094">
        <w:t>Server.</w:t>
      </w:r>
    </w:p>
    <w:p w14:paraId="152B4261" w14:textId="77777777" w:rsidR="0075673B" w:rsidRDefault="00AA223D" w:rsidP="002608B0">
      <w:pPr>
        <w:numPr>
          <w:ilvl w:val="0"/>
          <w:numId w:val="19"/>
        </w:numPr>
      </w:pPr>
      <w:r>
        <w:t xml:space="preserve">Navigate to </w:t>
      </w:r>
      <w:r w:rsidRPr="00AA223D">
        <w:rPr>
          <w:b/>
        </w:rPr>
        <w:t>&lt;DERBY_HOME&gt;</w:t>
      </w:r>
      <w:r w:rsidR="0075673B">
        <w:rPr>
          <w:b/>
        </w:rPr>
        <w:t xml:space="preserve">\bin </w:t>
      </w:r>
      <w:r w:rsidR="0075673B">
        <w:t>and run the startNetworkServer script</w:t>
      </w:r>
    </w:p>
    <w:p w14:paraId="4C9FF0E7" w14:textId="12BB5734" w:rsidR="0075673B" w:rsidRDefault="0075673B" w:rsidP="0075673B">
      <w:pPr>
        <w:ind w:left="720"/>
      </w:pPr>
      <w:r>
        <w:t>For Linux: startNetworkServer.sh</w:t>
      </w:r>
    </w:p>
    <w:p w14:paraId="6840F061" w14:textId="6B2B2A74" w:rsidR="002608B0" w:rsidRDefault="0075673B" w:rsidP="0075673B">
      <w:pPr>
        <w:ind w:left="720"/>
        <w:rPr>
          <w:b/>
        </w:rPr>
      </w:pPr>
      <w:r>
        <w:t>For Windows: startNetworkServer.bat</w:t>
      </w:r>
      <w:r w:rsidR="00AA223D">
        <w:rPr>
          <w:b/>
        </w:rPr>
        <w:t xml:space="preserve"> </w:t>
      </w:r>
    </w:p>
    <w:p w14:paraId="3F4D29BF" w14:textId="0E475C48" w:rsidR="00E90094" w:rsidRPr="00E90094" w:rsidRDefault="0075673B" w:rsidP="0075673B">
      <w:pPr>
        <w:rPr>
          <w:b/>
        </w:rPr>
      </w:pPr>
      <w:r>
        <w:t xml:space="preserve">Derby database will start and display a message saying that Derby has been </w:t>
      </w:r>
      <w:r w:rsidRPr="0075673B">
        <w:rPr>
          <w:b/>
        </w:rPr>
        <w:t>started and ready to accept connections on port 1527</w:t>
      </w:r>
    </w:p>
    <w:p w14:paraId="5CC36BEB" w14:textId="289AFC89" w:rsidR="00DA6CF6" w:rsidRDefault="0075673B" w:rsidP="0075673B">
      <w:r w:rsidRPr="0075673B">
        <w:rPr>
          <w:noProof/>
        </w:rPr>
        <w:drawing>
          <wp:inline distT="0" distB="0" distL="0" distR="0" wp14:anchorId="1382153A" wp14:editId="3E3057ED">
            <wp:extent cx="6492240" cy="2997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299720"/>
                    </a:xfrm>
                    <a:prstGeom prst="rect">
                      <a:avLst/>
                    </a:prstGeom>
                  </pic:spPr>
                </pic:pic>
              </a:graphicData>
            </a:graphic>
          </wp:inline>
        </w:drawing>
      </w:r>
    </w:p>
    <w:p w14:paraId="69A482B7" w14:textId="77777777" w:rsidR="001D40C9" w:rsidRDefault="001D40C9" w:rsidP="001D40C9">
      <w:pPr>
        <w:pStyle w:val="Heading3"/>
      </w:pPr>
      <w:r>
        <w:lastRenderedPageBreak/>
        <w:t>Deploying the application in Tomcat</w:t>
      </w:r>
    </w:p>
    <w:p w14:paraId="46972BC0" w14:textId="77777777" w:rsidR="006C54A7" w:rsidRDefault="006C54A7" w:rsidP="006C54A7">
      <w:r>
        <w:t>Now that the environment is ready and our database is up and running, we are going to deploy the application to Apache Tomcat from Eclipse:</w:t>
      </w:r>
    </w:p>
    <w:p w14:paraId="7DF67F94" w14:textId="120C6129" w:rsidR="008B6EC1" w:rsidRDefault="001D40C9" w:rsidP="006C54A7">
      <w:pPr>
        <w:numPr>
          <w:ilvl w:val="0"/>
          <w:numId w:val="25"/>
        </w:numPr>
      </w:pPr>
      <w:r>
        <w:t xml:space="preserve">Right-click the forum project in Eclipse and select </w:t>
      </w:r>
      <w:r w:rsidRPr="006C54A7">
        <w:rPr>
          <w:b/>
        </w:rPr>
        <w:t>Run As &gt; Run On Server....</w:t>
      </w:r>
      <w:r>
        <w:t xml:space="preserve"> </w:t>
      </w:r>
    </w:p>
    <w:p w14:paraId="6CF0DCD1" w14:textId="7E97147F" w:rsidR="006C54A7" w:rsidRDefault="006C54A7" w:rsidP="006C54A7">
      <w:pPr>
        <w:numPr>
          <w:ilvl w:val="0"/>
          <w:numId w:val="25"/>
        </w:numPr>
      </w:pPr>
      <w:r>
        <w:t xml:space="preserve">Choose the </w:t>
      </w:r>
      <w:r w:rsidRPr="0084059F">
        <w:rPr>
          <w:b/>
        </w:rPr>
        <w:t>Apach</w:t>
      </w:r>
      <w:r w:rsidR="0084059F">
        <w:rPr>
          <w:b/>
        </w:rPr>
        <w:t>e Tomcat S</w:t>
      </w:r>
      <w:r w:rsidRPr="0084059F">
        <w:rPr>
          <w:b/>
        </w:rPr>
        <w:t>erver</w:t>
      </w:r>
      <w:r w:rsidR="0084059F">
        <w:rPr>
          <w:b/>
        </w:rPr>
        <w:t xml:space="preserve"> </w:t>
      </w:r>
      <w:r w:rsidR="0084059F">
        <w:t>from the list</w:t>
      </w:r>
    </w:p>
    <w:p w14:paraId="654912D1" w14:textId="47585A71" w:rsidR="00AE616D" w:rsidRDefault="00AE616D" w:rsidP="00AE616D">
      <w:pPr>
        <w:ind w:left="720"/>
      </w:pPr>
      <w:r>
        <w:rPr>
          <w:noProof/>
        </w:rPr>
        <w:drawing>
          <wp:inline distT="0" distB="0" distL="0" distR="0" wp14:anchorId="239284EF" wp14:editId="47027D2C">
            <wp:extent cx="5286375" cy="648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6486525"/>
                    </a:xfrm>
                    <a:prstGeom prst="rect">
                      <a:avLst/>
                    </a:prstGeom>
                  </pic:spPr>
                </pic:pic>
              </a:graphicData>
            </a:graphic>
          </wp:inline>
        </w:drawing>
      </w:r>
    </w:p>
    <w:p w14:paraId="04FA3664" w14:textId="2B0C2FA9" w:rsidR="0084059F" w:rsidRDefault="0084059F" w:rsidP="0084059F">
      <w:pPr>
        <w:ind w:left="720"/>
      </w:pPr>
      <w:r w:rsidRPr="0084059F">
        <w:rPr>
          <w:noProof/>
        </w:rPr>
        <w:lastRenderedPageBreak/>
        <w:drawing>
          <wp:inline distT="0" distB="0" distL="0" distR="0" wp14:anchorId="0D8D3D77" wp14:editId="15BB4D69">
            <wp:extent cx="4025900" cy="476026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1941" cy="4767409"/>
                    </a:xfrm>
                    <a:prstGeom prst="rect">
                      <a:avLst/>
                    </a:prstGeom>
                  </pic:spPr>
                </pic:pic>
              </a:graphicData>
            </a:graphic>
          </wp:inline>
        </w:drawing>
      </w:r>
    </w:p>
    <w:p w14:paraId="469BFB48" w14:textId="7FF82002" w:rsidR="001D40C9" w:rsidRPr="0084059F" w:rsidRDefault="001D40C9" w:rsidP="001D40C9">
      <w:pPr>
        <w:numPr>
          <w:ilvl w:val="0"/>
          <w:numId w:val="25"/>
        </w:numPr>
      </w:pPr>
      <w:r>
        <w:t xml:space="preserve">Click </w:t>
      </w:r>
      <w:r w:rsidRPr="006C54A7">
        <w:rPr>
          <w:b/>
        </w:rPr>
        <w:t>Finish</w:t>
      </w:r>
    </w:p>
    <w:p w14:paraId="4D957475" w14:textId="1562DFB6" w:rsidR="0084059F" w:rsidRDefault="0084059F" w:rsidP="0084059F">
      <w:r>
        <w:t>Tomcat will start, if it is not already started, deploy the applicatio</w:t>
      </w:r>
      <w:r w:rsidR="009C7E02">
        <w:t>n and open the browser to the welcome page</w:t>
      </w:r>
      <w:r w:rsidR="003C6523">
        <w:t xml:space="preserve"> URL e.g. </w:t>
      </w:r>
      <w:hyperlink r:id="rId36" w:history="1">
        <w:r w:rsidR="003C6523" w:rsidRPr="00AF1E7D">
          <w:rPr>
            <w:rStyle w:val="Hyperlink"/>
          </w:rPr>
          <w:t>http://localhost:8080/forum</w:t>
        </w:r>
      </w:hyperlink>
    </w:p>
    <w:p w14:paraId="3F368E31" w14:textId="0DD279B7" w:rsidR="009C7E02" w:rsidRDefault="009C7E02" w:rsidP="0084059F">
      <w:r w:rsidRPr="009C7E02">
        <w:rPr>
          <w:b/>
        </w:rPr>
        <w:t>Note:</w:t>
      </w:r>
      <w:r>
        <w:t xml:space="preserve"> Port might vary depending from screen shot depending on the installation.</w:t>
      </w:r>
    </w:p>
    <w:p w14:paraId="59F42631" w14:textId="13B24D50" w:rsidR="009C7E02" w:rsidRPr="0084059F" w:rsidRDefault="00C0436C" w:rsidP="0084059F">
      <w:r>
        <w:rPr>
          <w:noProof/>
        </w:rPr>
        <w:lastRenderedPageBreak/>
        <w:drawing>
          <wp:inline distT="0" distB="0" distL="0" distR="0" wp14:anchorId="5C8151B2" wp14:editId="44769155">
            <wp:extent cx="6492240" cy="3892550"/>
            <wp:effectExtent l="0" t="0" r="381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3892550"/>
                    </a:xfrm>
                    <a:prstGeom prst="rect">
                      <a:avLst/>
                    </a:prstGeom>
                    <a:noFill/>
                    <a:ln>
                      <a:noFill/>
                    </a:ln>
                  </pic:spPr>
                </pic:pic>
              </a:graphicData>
            </a:graphic>
          </wp:inline>
        </w:drawing>
      </w:r>
    </w:p>
    <w:p w14:paraId="6903C5F5" w14:textId="77777777" w:rsidR="00EA264E" w:rsidRDefault="00EA264E" w:rsidP="00EA264E">
      <w:pPr>
        <w:pStyle w:val="Heading3"/>
      </w:pPr>
      <w:r>
        <w:t>Testing the application in Tomcat</w:t>
      </w:r>
    </w:p>
    <w:p w14:paraId="2C19D385" w14:textId="0D2D0104" w:rsidR="003C6523" w:rsidRDefault="003C6523" w:rsidP="00EA264E">
      <w:pPr>
        <w:ind w:left="720"/>
      </w:pPr>
      <w:r>
        <w:t xml:space="preserve">Login to the application using </w:t>
      </w:r>
      <w:r w:rsidRPr="003C6523">
        <w:rPr>
          <w:b/>
        </w:rPr>
        <w:t>admin</w:t>
      </w:r>
      <w:r>
        <w:t xml:space="preserve"> as Username and Password</w:t>
      </w:r>
    </w:p>
    <w:p w14:paraId="128CBD43" w14:textId="22F0B08C" w:rsidR="003C6523" w:rsidRDefault="003C6523" w:rsidP="00EA264E">
      <w:pPr>
        <w:ind w:left="720"/>
      </w:pPr>
      <w:commentRangeStart w:id="3"/>
      <w:commentRangeStart w:id="4"/>
      <w:commentRangeStart w:id="5"/>
      <w:r w:rsidRPr="003C6523">
        <w:rPr>
          <w:noProof/>
        </w:rPr>
        <w:drawing>
          <wp:inline distT="0" distB="0" distL="0" distR="0" wp14:anchorId="06B1B20C" wp14:editId="5D7D74AE">
            <wp:extent cx="5953125" cy="224409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87"/>
                    <a:stretch/>
                  </pic:blipFill>
                  <pic:spPr bwMode="auto">
                    <a:xfrm>
                      <a:off x="0" y="0"/>
                      <a:ext cx="5953125" cy="2244090"/>
                    </a:xfrm>
                    <a:prstGeom prst="rect">
                      <a:avLst/>
                    </a:prstGeom>
                    <a:ln>
                      <a:noFill/>
                    </a:ln>
                    <a:extLst>
                      <a:ext uri="{53640926-AAD7-44D8-BBD7-CCE9431645EC}">
                        <a14:shadowObscured xmlns:a14="http://schemas.microsoft.com/office/drawing/2010/main"/>
                      </a:ext>
                    </a:extLst>
                  </pic:spPr>
                </pic:pic>
              </a:graphicData>
            </a:graphic>
          </wp:inline>
        </w:drawing>
      </w:r>
    </w:p>
    <w:p w14:paraId="44795B3D" w14:textId="2222F886" w:rsidR="003C6523" w:rsidRDefault="003C6523" w:rsidP="00411B6A">
      <w:pPr>
        <w:ind w:left="720"/>
      </w:pPr>
      <w:r>
        <w:t xml:space="preserve">The screen shows the account page with the name of the user, </w:t>
      </w:r>
      <w:r w:rsidRPr="003C6523">
        <w:rPr>
          <w:b/>
        </w:rPr>
        <w:t>admin</w:t>
      </w:r>
      <w:r>
        <w:t xml:space="preserve">, showing at the top. </w:t>
      </w:r>
    </w:p>
    <w:p w14:paraId="38A1616A" w14:textId="3764228A" w:rsidR="003C6523" w:rsidRDefault="003C6523" w:rsidP="00411B6A">
      <w:pPr>
        <w:ind w:left="720"/>
      </w:pPr>
      <w:r>
        <w:t>Go to Forums and let’s create a forum</w:t>
      </w:r>
      <w:r w:rsidR="00C0436C">
        <w:t xml:space="preserve">. Go to </w:t>
      </w:r>
      <w:r w:rsidR="00C0436C" w:rsidRPr="00C0436C">
        <w:rPr>
          <w:b/>
        </w:rPr>
        <w:t>Forums</w:t>
      </w:r>
      <w:r w:rsidR="00C0436C">
        <w:t xml:space="preserve"> link on navigation bar at the top right part of the page.</w:t>
      </w:r>
    </w:p>
    <w:p w14:paraId="178DE160" w14:textId="4247BEA3" w:rsidR="00C0436C" w:rsidRDefault="00A80467" w:rsidP="00411B6A">
      <w:pPr>
        <w:ind w:left="720"/>
        <w:rPr>
          <w:b/>
        </w:rPr>
      </w:pPr>
      <w:r>
        <w:t xml:space="preserve">In the </w:t>
      </w:r>
      <w:r w:rsidRPr="00A80467">
        <w:rPr>
          <w:b/>
        </w:rPr>
        <w:t>Edit Forums</w:t>
      </w:r>
      <w:r>
        <w:t xml:space="preserve"> page, </w:t>
      </w:r>
      <w:r w:rsidR="006E3CF4">
        <w:t xml:space="preserve">enter a forum name and description and click </w:t>
      </w:r>
      <w:r w:rsidR="006E3CF4" w:rsidRPr="008B037B">
        <w:rPr>
          <w:b/>
        </w:rPr>
        <w:t>Create</w:t>
      </w:r>
    </w:p>
    <w:p w14:paraId="2FE7FA9B" w14:textId="59268F86" w:rsidR="008B037B" w:rsidRDefault="008B037B" w:rsidP="00411B6A">
      <w:pPr>
        <w:ind w:left="720"/>
      </w:pPr>
      <w:r w:rsidRPr="008B037B">
        <w:rPr>
          <w:noProof/>
        </w:rPr>
        <w:lastRenderedPageBreak/>
        <w:drawing>
          <wp:inline distT="0" distB="0" distL="0" distR="0" wp14:anchorId="375CDA54" wp14:editId="00308968">
            <wp:extent cx="5553850" cy="1200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850" cy="1200318"/>
                    </a:xfrm>
                    <a:prstGeom prst="rect">
                      <a:avLst/>
                    </a:prstGeom>
                  </pic:spPr>
                </pic:pic>
              </a:graphicData>
            </a:graphic>
          </wp:inline>
        </w:drawing>
      </w:r>
    </w:p>
    <w:p w14:paraId="611419CB" w14:textId="2687A0E3" w:rsidR="008B037B" w:rsidRPr="008B037B" w:rsidRDefault="008B037B" w:rsidP="00411B6A">
      <w:pPr>
        <w:ind w:left="720"/>
      </w:pPr>
      <w:r>
        <w:t>A message confirming the forum creation success is displayed</w:t>
      </w:r>
      <w:r w:rsidR="001671A5">
        <w:t>.</w:t>
      </w:r>
    </w:p>
    <w:p w14:paraId="281BEB17" w14:textId="29EA0BAE" w:rsidR="008B037B" w:rsidRDefault="008B037B" w:rsidP="00411B6A">
      <w:pPr>
        <w:ind w:left="720"/>
      </w:pPr>
      <w:r w:rsidRPr="008B037B">
        <w:rPr>
          <w:noProof/>
        </w:rPr>
        <w:drawing>
          <wp:inline distT="0" distB="0" distL="0" distR="0" wp14:anchorId="12CEE78F" wp14:editId="26960828">
            <wp:extent cx="3153215" cy="619211"/>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3215" cy="619211"/>
                    </a:xfrm>
                    <a:prstGeom prst="rect">
                      <a:avLst/>
                    </a:prstGeom>
                  </pic:spPr>
                </pic:pic>
              </a:graphicData>
            </a:graphic>
          </wp:inline>
        </w:drawing>
      </w:r>
    </w:p>
    <w:p w14:paraId="3C33DB8A" w14:textId="7654B7AF" w:rsidR="001671A5" w:rsidRDefault="00DB2A70" w:rsidP="00411B6A">
      <w:pPr>
        <w:ind w:left="720"/>
      </w:pPr>
      <w:r>
        <w:t xml:space="preserve">Please </w:t>
      </w:r>
      <w:r w:rsidR="001671A5">
        <w:t xml:space="preserve">navigate to the </w:t>
      </w:r>
      <w:r w:rsidR="001671A5" w:rsidRPr="001671A5">
        <w:rPr>
          <w:b/>
        </w:rPr>
        <w:t>Home</w:t>
      </w:r>
      <w:r w:rsidR="001671A5">
        <w:t xml:space="preserve"> page, you can see the newly created forum.</w:t>
      </w:r>
      <w:commentRangeEnd w:id="3"/>
      <w:r w:rsidR="00AF24B1">
        <w:rPr>
          <w:rStyle w:val="CommentReference"/>
        </w:rPr>
        <w:commentReference w:id="3"/>
      </w:r>
      <w:commentRangeEnd w:id="4"/>
      <w:r w:rsidR="00BF60B8">
        <w:rPr>
          <w:rStyle w:val="CommentReference"/>
        </w:rPr>
        <w:commentReference w:id="4"/>
      </w:r>
      <w:commentRangeEnd w:id="5"/>
      <w:r w:rsidR="00BF60B8">
        <w:rPr>
          <w:rStyle w:val="CommentReference"/>
        </w:rPr>
        <w:commentReference w:id="5"/>
      </w:r>
    </w:p>
    <w:p w14:paraId="39B96566" w14:textId="5C97CA2E" w:rsidR="008B037B" w:rsidRDefault="001671A5" w:rsidP="00411B6A">
      <w:pPr>
        <w:ind w:left="720"/>
      </w:pPr>
      <w:r w:rsidRPr="001671A5">
        <w:rPr>
          <w:noProof/>
        </w:rPr>
        <w:drawing>
          <wp:inline distT="0" distB="0" distL="0" distR="0" wp14:anchorId="463438D4" wp14:editId="70031AAD">
            <wp:extent cx="5895975" cy="1847215"/>
            <wp:effectExtent l="0" t="0" r="952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975" cy="1847215"/>
                    </a:xfrm>
                    <a:prstGeom prst="rect">
                      <a:avLst/>
                    </a:prstGeom>
                  </pic:spPr>
                </pic:pic>
              </a:graphicData>
            </a:graphic>
          </wp:inline>
        </w:drawing>
      </w:r>
    </w:p>
    <w:p w14:paraId="1CD4C516" w14:textId="77777777" w:rsidR="00E830EC" w:rsidRDefault="00E830EC" w:rsidP="00FA73B7">
      <w:pPr>
        <w:ind w:left="720"/>
      </w:pPr>
    </w:p>
    <w:p w14:paraId="50EC0B15" w14:textId="77777777" w:rsidR="00117828" w:rsidRDefault="001671A5" w:rsidP="00FA73B7">
      <w:pPr>
        <w:ind w:left="720"/>
      </w:pPr>
      <w:r>
        <w:t xml:space="preserve">Play around with the application. </w:t>
      </w:r>
      <w:r w:rsidR="00E830EC">
        <w:t xml:space="preserve">Click on </w:t>
      </w:r>
      <w:r w:rsidR="00117828">
        <w:t xml:space="preserve">forum </w:t>
      </w:r>
      <w:r w:rsidR="00E830EC" w:rsidRPr="008669F3">
        <w:rPr>
          <w:b/>
        </w:rPr>
        <w:t>Bluemix Applications</w:t>
      </w:r>
      <w:r w:rsidR="00E830EC">
        <w:t xml:space="preserve"> </w:t>
      </w:r>
      <w:r w:rsidR="00117828">
        <w:t xml:space="preserve">to start a </w:t>
      </w:r>
      <w:r w:rsidR="00117828" w:rsidRPr="008669F3">
        <w:rPr>
          <w:b/>
        </w:rPr>
        <w:t>Thread</w:t>
      </w:r>
      <w:r w:rsidR="00117828">
        <w:t xml:space="preserve"> .</w:t>
      </w:r>
    </w:p>
    <w:p w14:paraId="15C86064" w14:textId="7FCECDC5" w:rsidR="00EB10EA" w:rsidRDefault="00EB10EA" w:rsidP="00FA73B7">
      <w:pPr>
        <w:ind w:left="720"/>
      </w:pPr>
      <w:r>
        <w:rPr>
          <w:noProof/>
        </w:rPr>
        <w:drawing>
          <wp:inline distT="0" distB="0" distL="0" distR="0" wp14:anchorId="3BB909DC" wp14:editId="5C46636B">
            <wp:extent cx="6492240" cy="245935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2459355"/>
                    </a:xfrm>
                    <a:prstGeom prst="rect">
                      <a:avLst/>
                    </a:prstGeom>
                  </pic:spPr>
                </pic:pic>
              </a:graphicData>
            </a:graphic>
          </wp:inline>
        </w:drawing>
      </w:r>
    </w:p>
    <w:p w14:paraId="478F8615" w14:textId="6817B2F0" w:rsidR="00063BF7" w:rsidRDefault="00063BF7" w:rsidP="00FA73B7">
      <w:pPr>
        <w:ind w:left="720"/>
      </w:pPr>
      <w:r>
        <w:t xml:space="preserve">Click on </w:t>
      </w:r>
      <w:r w:rsidRPr="008669F3">
        <w:rPr>
          <w:b/>
        </w:rPr>
        <w:t>New Thread</w:t>
      </w:r>
    </w:p>
    <w:p w14:paraId="23F40C00" w14:textId="0DBE5752" w:rsidR="00063BF7" w:rsidRDefault="00063BF7" w:rsidP="00FA73B7">
      <w:pPr>
        <w:ind w:left="720"/>
      </w:pPr>
      <w:r>
        <w:rPr>
          <w:noProof/>
        </w:rPr>
        <w:lastRenderedPageBreak/>
        <w:drawing>
          <wp:inline distT="0" distB="0" distL="0" distR="0" wp14:anchorId="5A28A35A" wp14:editId="640FA73C">
            <wp:extent cx="5819775" cy="5562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5562600"/>
                    </a:xfrm>
                    <a:prstGeom prst="rect">
                      <a:avLst/>
                    </a:prstGeom>
                  </pic:spPr>
                </pic:pic>
              </a:graphicData>
            </a:graphic>
          </wp:inline>
        </w:drawing>
      </w:r>
    </w:p>
    <w:p w14:paraId="54165DED" w14:textId="4BE439DD" w:rsidR="00117828" w:rsidRDefault="00117828" w:rsidP="00FA73B7">
      <w:pPr>
        <w:ind w:left="720"/>
      </w:pPr>
      <w:r>
        <w:t>A</w:t>
      </w:r>
      <w:r w:rsidR="00063BF7">
        <w:t xml:space="preserve">sk a </w:t>
      </w:r>
      <w:r>
        <w:t xml:space="preserve">team member </w:t>
      </w:r>
      <w:r w:rsidR="00063BF7">
        <w:t xml:space="preserve">to click on Reply Thread </w:t>
      </w:r>
      <w:r w:rsidR="00243741">
        <w:t>and collaborate</w:t>
      </w:r>
      <w:r>
        <w:t>!</w:t>
      </w:r>
    </w:p>
    <w:p w14:paraId="19D7378A" w14:textId="32A66C1F" w:rsidR="00063BF7" w:rsidRDefault="00063BF7" w:rsidP="00FA73B7">
      <w:pPr>
        <w:ind w:left="720"/>
      </w:pPr>
      <w:r>
        <w:rPr>
          <w:noProof/>
        </w:rPr>
        <w:lastRenderedPageBreak/>
        <w:drawing>
          <wp:inline distT="0" distB="0" distL="0" distR="0" wp14:anchorId="358EA06D" wp14:editId="3BAD5428">
            <wp:extent cx="5829300" cy="5581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5581650"/>
                    </a:xfrm>
                    <a:prstGeom prst="rect">
                      <a:avLst/>
                    </a:prstGeom>
                  </pic:spPr>
                </pic:pic>
              </a:graphicData>
            </a:graphic>
          </wp:inline>
        </w:drawing>
      </w:r>
    </w:p>
    <w:p w14:paraId="04F59E9F" w14:textId="4B4D9C81" w:rsidR="00063BF7" w:rsidRDefault="00063BF7" w:rsidP="00FA73B7">
      <w:pPr>
        <w:ind w:left="720"/>
      </w:pPr>
      <w:r>
        <w:t>You can view the Forum Activity :</w:t>
      </w:r>
    </w:p>
    <w:p w14:paraId="03826537" w14:textId="52AF9DB5" w:rsidR="00063BF7" w:rsidRDefault="00063BF7" w:rsidP="00FA73B7">
      <w:pPr>
        <w:ind w:left="720"/>
      </w:pPr>
      <w:r>
        <w:rPr>
          <w:noProof/>
        </w:rPr>
        <w:drawing>
          <wp:inline distT="0" distB="0" distL="0" distR="0" wp14:anchorId="36420A50" wp14:editId="7D962AD1">
            <wp:extent cx="6492240" cy="14554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2240" cy="1455420"/>
                    </a:xfrm>
                    <a:prstGeom prst="rect">
                      <a:avLst/>
                    </a:prstGeom>
                  </pic:spPr>
                </pic:pic>
              </a:graphicData>
            </a:graphic>
          </wp:inline>
        </w:drawing>
      </w:r>
    </w:p>
    <w:p w14:paraId="6F51F329" w14:textId="34A1F694" w:rsidR="001671A5" w:rsidRDefault="001671A5" w:rsidP="00FA73B7">
      <w:pPr>
        <w:ind w:left="720"/>
      </w:pPr>
      <w:r>
        <w:t>When you are satisfi</w:t>
      </w:r>
      <w:r w:rsidR="00DB2A70">
        <w:t>ed, it’s time to start moving the application</w:t>
      </w:r>
      <w:r>
        <w:t xml:space="preserve"> to Bluemix!</w:t>
      </w:r>
      <w:r w:rsidR="00117828">
        <w:t xml:space="preserve">. </w:t>
      </w:r>
    </w:p>
    <w:p w14:paraId="33051825" w14:textId="516B4095" w:rsidR="00C5369F" w:rsidRDefault="00EA264E" w:rsidP="00FA73B7">
      <w:pPr>
        <w:ind w:left="720"/>
      </w:pPr>
      <w:r>
        <w:lastRenderedPageBreak/>
        <w:t xml:space="preserve">You </w:t>
      </w:r>
      <w:r w:rsidR="001671A5">
        <w:t xml:space="preserve">have </w:t>
      </w:r>
      <w:r>
        <w:t>successfully built, deployed, and tested Ea</w:t>
      </w:r>
      <w:r w:rsidR="00DB2A70">
        <w:t>sy JSP Forum in Apache Tomcat 8</w:t>
      </w:r>
      <w:r w:rsidR="001671A5">
        <w:t>. In the next session, we are going to start migrating the application to Bluemix.</w:t>
      </w:r>
    </w:p>
    <w:p w14:paraId="657C0E98" w14:textId="4A136714" w:rsidR="00C5369F" w:rsidRDefault="0067279C" w:rsidP="00C5369F">
      <w:pPr>
        <w:pStyle w:val="Heading2"/>
      </w:pPr>
      <w:bookmarkStart w:id="6" w:name="_Toc427178899"/>
      <w:r>
        <w:t>Migrating the Easy</w:t>
      </w:r>
      <w:r w:rsidR="00411B6A">
        <w:t xml:space="preserve"> JSP Forum</w:t>
      </w:r>
      <w:r w:rsidR="00C5369F">
        <w:t xml:space="preserve"> application</w:t>
      </w:r>
      <w:r w:rsidR="00411B6A">
        <w:t xml:space="preserve"> to Bluemix</w:t>
      </w:r>
      <w:bookmarkEnd w:id="6"/>
    </w:p>
    <w:p w14:paraId="6348BE2D" w14:textId="18D755F6" w:rsidR="005B59B9" w:rsidRPr="009023BC" w:rsidRDefault="005B59B9" w:rsidP="005B59B9">
      <w:r>
        <w:t xml:space="preserve">This section describes the necessary steps for migrating the application from Tomcat to Bluemix. </w:t>
      </w:r>
      <w:r w:rsidR="00DB2A70">
        <w:t>M</w:t>
      </w:r>
      <w:r w:rsidRPr="008669F3">
        <w:t>igration involve</w:t>
      </w:r>
      <w:r w:rsidR="00DB2A70">
        <w:t>s</w:t>
      </w:r>
      <w:r w:rsidRPr="008669F3">
        <w:t xml:space="preserve"> database creation on IBM Bluemix, Bluemix data source configuration, source code changes to connect to Bluemix data sources, and SQL syntax fixes</w:t>
      </w:r>
      <w:r w:rsidRPr="009023BC">
        <w:t>.</w:t>
      </w:r>
    </w:p>
    <w:p w14:paraId="78B49FD5" w14:textId="180970DF" w:rsidR="005B59B9" w:rsidRDefault="005B59B9" w:rsidP="005B59B9">
      <w:r w:rsidRPr="008669F3">
        <w:t>The last part of this section describes how to deploy and test the migrated application.</w:t>
      </w:r>
    </w:p>
    <w:p w14:paraId="0D8CB12C" w14:textId="62D37118" w:rsidR="00243741" w:rsidRPr="008669F3" w:rsidRDefault="00243741" w:rsidP="005B59B9"/>
    <w:p w14:paraId="64A6882C" w14:textId="333A78B6" w:rsidR="00243741" w:rsidRDefault="00243741" w:rsidP="00C861FD">
      <w:pPr>
        <w:pStyle w:val="Heading3"/>
      </w:pPr>
      <w:r>
        <w:t>Using the Binary Assessment Tool on Application Binaries</w:t>
      </w:r>
    </w:p>
    <w:p w14:paraId="5D6BE16D" w14:textId="77777777" w:rsidR="00243741" w:rsidRDefault="00243741" w:rsidP="00A02FC0">
      <w:pPr>
        <w:ind w:left="720"/>
      </w:pPr>
      <w:r>
        <w:t xml:space="preserve">You have downloaded the tool as part of pre-requisites. </w:t>
      </w:r>
    </w:p>
    <w:p w14:paraId="56090C81" w14:textId="33EDE3FF" w:rsidR="00243741" w:rsidRDefault="00243741" w:rsidP="00A02FC0">
      <w:pPr>
        <w:ind w:left="720"/>
      </w:pPr>
      <w:r>
        <w:t>Install the tool : j</w:t>
      </w:r>
      <w:r w:rsidRPr="00243741">
        <w:t>ava -jar binaryAppScannerInstaller.jar</w:t>
      </w:r>
    </w:p>
    <w:p w14:paraId="3D469C06" w14:textId="77777777" w:rsidR="00243741" w:rsidRDefault="00243741" w:rsidP="00A02FC0">
      <w:pPr>
        <w:ind w:left="720"/>
      </w:pPr>
      <w:r w:rsidRPr="008669F3">
        <w:t xml:space="preserve">After installing, go to the wamt subdirectory </w:t>
      </w:r>
    </w:p>
    <w:p w14:paraId="1AEBBF8D" w14:textId="1D197986" w:rsidR="00243741" w:rsidRDefault="00243741" w:rsidP="00A02FC0">
      <w:pPr>
        <w:ind w:left="720"/>
        <w:rPr>
          <w:noProof/>
        </w:rPr>
      </w:pPr>
      <w:r w:rsidRPr="008669F3">
        <w:t>Run the analysis from the wamt subdirectory: java -jar binaryAppScanner.jar \</w:t>
      </w:r>
      <w:r w:rsidRPr="00A02FC0">
        <w:t>directory-containing-war-file.</w:t>
      </w:r>
      <w:r w:rsidRPr="008669F3">
        <w:rPr>
          <w:i/>
          <w:iCs/>
        </w:rPr>
        <w:t xml:space="preserve"> </w:t>
      </w:r>
    </w:p>
    <w:p w14:paraId="7557BD01" w14:textId="645E33DC" w:rsidR="00C97D60" w:rsidRDefault="00884ACC" w:rsidP="00A02FC0">
      <w:pPr>
        <w:ind w:left="720"/>
      </w:pPr>
      <w:r>
        <w:rPr>
          <w:noProof/>
        </w:rPr>
        <w:drawing>
          <wp:inline distT="0" distB="0" distL="0" distR="0" wp14:anchorId="0CF85CE3" wp14:editId="2F101B66">
            <wp:extent cx="1098232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82325" cy="847725"/>
                    </a:xfrm>
                    <a:prstGeom prst="rect">
                      <a:avLst/>
                    </a:prstGeom>
                  </pic:spPr>
                </pic:pic>
              </a:graphicData>
            </a:graphic>
          </wp:inline>
        </w:drawing>
      </w:r>
    </w:p>
    <w:p w14:paraId="05EB636F" w14:textId="5C9664E1" w:rsidR="00243741" w:rsidRPr="007146CE" w:rsidRDefault="00243741" w:rsidP="008669F3">
      <w:pPr>
        <w:pStyle w:val="NormalWeb"/>
        <w:numPr>
          <w:ilvl w:val="0"/>
          <w:numId w:val="40"/>
        </w:numPr>
        <w:spacing w:after="0"/>
        <w:rPr>
          <w:rFonts w:ascii="Arial" w:hAnsi="Arial"/>
          <w:sz w:val="22"/>
        </w:rPr>
      </w:pPr>
      <w:r w:rsidRPr="007146CE">
        <w:rPr>
          <w:rFonts w:ascii="Arial" w:hAnsi="Arial"/>
          <w:sz w:val="22"/>
        </w:rPr>
        <w:t>This command provides you with the high level technology analysis results (in HTML).</w:t>
      </w:r>
    </w:p>
    <w:p w14:paraId="22C4908E" w14:textId="22A3B8AC" w:rsidR="004F5316" w:rsidRDefault="004F5316" w:rsidP="008669F3">
      <w:pPr>
        <w:pStyle w:val="NormalWeb"/>
        <w:spacing w:after="0"/>
        <w:ind w:left="720"/>
      </w:pPr>
      <w:r>
        <w:rPr>
          <w:noProof/>
        </w:rPr>
        <w:drawing>
          <wp:inline distT="0" distB="0" distL="0" distR="0" wp14:anchorId="7DF0588D" wp14:editId="10180ECB">
            <wp:extent cx="6492240" cy="225996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2240" cy="2259965"/>
                    </a:xfrm>
                    <a:prstGeom prst="rect">
                      <a:avLst/>
                    </a:prstGeom>
                  </pic:spPr>
                </pic:pic>
              </a:graphicData>
            </a:graphic>
          </wp:inline>
        </w:drawing>
      </w:r>
    </w:p>
    <w:p w14:paraId="6AFABF50" w14:textId="6FAC674F" w:rsidR="00243741" w:rsidRDefault="00243741" w:rsidP="00243741">
      <w:pPr>
        <w:numPr>
          <w:ilvl w:val="0"/>
          <w:numId w:val="40"/>
        </w:numPr>
        <w:spacing w:before="100" w:beforeAutospacing="1" w:after="0"/>
      </w:pPr>
      <w:r w:rsidRPr="008C0E95">
        <w:t>Next, you can run a detailed analysis report, which highlights potential i</w:t>
      </w:r>
      <w:r w:rsidR="008C0E95">
        <w:t xml:space="preserve">ssues as you move to the cloud. The </w:t>
      </w:r>
      <w:r w:rsidRPr="008C0E95">
        <w:t xml:space="preserve">files, line numbers, and includes reference material for handling these problems. From </w:t>
      </w:r>
      <w:r w:rsidRPr="008C0E95">
        <w:lastRenderedPageBreak/>
        <w:t>the wamt subdirectory: java -jar binaryAppScanner.jar \directory-containing-war-file --analyzeMigrationDetails --targetAppServer=bluemix. This also produces an HTML file.</w:t>
      </w:r>
    </w:p>
    <w:p w14:paraId="5F1E4783" w14:textId="68B37A1E" w:rsidR="004A7331" w:rsidRPr="008C0E95" w:rsidRDefault="004A7331" w:rsidP="004A7331">
      <w:pPr>
        <w:spacing w:before="100" w:beforeAutospacing="1" w:after="0"/>
        <w:ind w:left="720"/>
      </w:pPr>
      <w:r>
        <w:rPr>
          <w:noProof/>
        </w:rPr>
        <w:drawing>
          <wp:inline distT="0" distB="0" distL="0" distR="0" wp14:anchorId="4860C94F" wp14:editId="4417B191">
            <wp:extent cx="13744575" cy="98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744575" cy="981075"/>
                    </a:xfrm>
                    <a:prstGeom prst="rect">
                      <a:avLst/>
                    </a:prstGeom>
                  </pic:spPr>
                </pic:pic>
              </a:graphicData>
            </a:graphic>
          </wp:inline>
        </w:drawing>
      </w:r>
    </w:p>
    <w:p w14:paraId="5E77F318" w14:textId="34D5F3DA" w:rsidR="005A21C5" w:rsidRDefault="005A21C5" w:rsidP="008669F3">
      <w:pPr>
        <w:spacing w:before="100" w:beforeAutospacing="1" w:after="0"/>
        <w:ind w:left="720"/>
        <w:rPr>
          <w:rFonts w:ascii="Times New Roman" w:hAnsi="Times New Roman"/>
          <w:sz w:val="24"/>
        </w:rPr>
      </w:pPr>
    </w:p>
    <w:p w14:paraId="334D7B84" w14:textId="4DA5878F" w:rsidR="00966CC6" w:rsidRPr="008669F3" w:rsidRDefault="00966CC6" w:rsidP="00243741">
      <w:pPr>
        <w:numPr>
          <w:ilvl w:val="0"/>
          <w:numId w:val="40"/>
        </w:numPr>
        <w:spacing w:before="100" w:beforeAutospacing="1" w:after="0"/>
        <w:rPr>
          <w:rFonts w:ascii="Arial Bold" w:hAnsi="Arial Bold" w:cs="Arial Bold"/>
          <w:b/>
          <w:sz w:val="24"/>
        </w:rPr>
      </w:pPr>
      <w:r w:rsidRPr="008669F3">
        <w:rPr>
          <w:rFonts w:ascii="Arial Bold" w:hAnsi="Arial Bold" w:cs="Arial Bold"/>
          <w:b/>
          <w:sz w:val="24"/>
        </w:rPr>
        <w:t>Analyze results to choose your deployment topology</w:t>
      </w:r>
    </w:p>
    <w:p w14:paraId="0AD5F85C" w14:textId="2755A8F1" w:rsidR="00966CC6" w:rsidRPr="00985EEC" w:rsidRDefault="00966CC6" w:rsidP="008669F3">
      <w:pPr>
        <w:spacing w:before="100" w:beforeAutospacing="1" w:after="0"/>
        <w:ind w:left="720"/>
      </w:pPr>
      <w:r w:rsidRPr="00985EEC">
        <w:t>The Tech preview of the binary scanner provides important analysis information for our application.</w:t>
      </w:r>
    </w:p>
    <w:p w14:paraId="6A4CC38D" w14:textId="681DA8D5" w:rsidR="005A21C5" w:rsidRPr="00985EEC" w:rsidRDefault="005A21C5" w:rsidP="005A21C5">
      <w:pPr>
        <w:numPr>
          <w:ilvl w:val="0"/>
          <w:numId w:val="43"/>
        </w:numPr>
        <w:spacing w:before="100" w:beforeAutospacing="1" w:after="115"/>
      </w:pPr>
      <w:r w:rsidRPr="00985EEC">
        <w:t>In the High Level Analysis, Under Web application technologies, we see that this application uses Servlet and JSP. This is, of course, not surprising for a Tomcat application. All the tec</w:t>
      </w:r>
      <w:r w:rsidR="00985EEC" w:rsidRPr="00985EEC">
        <w:t>hnologies will migrate to</w:t>
      </w:r>
      <w:r w:rsidRPr="00985EEC">
        <w:t xml:space="preserve"> Liberty for Java</w:t>
      </w:r>
      <w:r w:rsidR="00985EEC" w:rsidRPr="00985EEC">
        <w:t xml:space="preserve"> runtime</w:t>
      </w:r>
      <w:r w:rsidRPr="00985EEC">
        <w:t xml:space="preserve"> on Bluemix, as shown in column 1.</w:t>
      </w:r>
    </w:p>
    <w:p w14:paraId="1DF6DE5A" w14:textId="2000DFD0" w:rsidR="005A21C5" w:rsidRPr="00985EEC" w:rsidRDefault="005A21C5" w:rsidP="005A21C5">
      <w:pPr>
        <w:numPr>
          <w:ilvl w:val="0"/>
          <w:numId w:val="43"/>
        </w:numPr>
        <w:spacing w:before="100" w:beforeAutospacing="1" w:after="115"/>
      </w:pPr>
      <w:r w:rsidRPr="00985EEC">
        <w:t xml:space="preserve">Under Java EE-related specifications, we see the application uses JDBC. This application will also run in Liberty for Java on IBM Bluemix, however, we will need to decide how to actually handle the database. </w:t>
      </w:r>
    </w:p>
    <w:p w14:paraId="22BCEC47" w14:textId="6738D815" w:rsidR="005A21C5" w:rsidRPr="00985EEC" w:rsidRDefault="005A21C5" w:rsidP="005A21C5">
      <w:pPr>
        <w:numPr>
          <w:ilvl w:val="0"/>
          <w:numId w:val="43"/>
        </w:numPr>
        <w:spacing w:before="100" w:beforeAutospacing="1" w:after="115"/>
      </w:pPr>
      <w:r w:rsidRPr="00985EEC">
        <w:t>The det</w:t>
      </w:r>
      <w:r w:rsidR="00985EEC">
        <w:t>ailed analysis provides us even more information. T</w:t>
      </w:r>
      <w:r w:rsidRPr="00985EEC">
        <w:t>his report may be a little scary when you first look at it. Fortunately, most of the areas flagged are from the local Derby database we used with Tomcat, and don't apply when we move to the cloud. You can easily see the rules that are flagged from derby files by looking at the File name detail.</w:t>
      </w:r>
    </w:p>
    <w:p w14:paraId="44C12181" w14:textId="63EB118C" w:rsidR="005A21C5" w:rsidRPr="005A21C5" w:rsidRDefault="00985EEC" w:rsidP="008669F3">
      <w:pPr>
        <w:spacing w:before="0" w:beforeAutospacing="1" w:after="0" w:afterAutospacing="1"/>
        <w:ind w:left="720"/>
        <w:rPr>
          <w:rFonts w:ascii="Times New Roman" w:hAnsi="Times New Roman"/>
          <w:sz w:val="24"/>
        </w:rPr>
      </w:pPr>
      <w:r>
        <w:rPr>
          <w:noProof/>
        </w:rPr>
        <w:drawing>
          <wp:inline distT="0" distB="0" distL="0" distR="0" wp14:anchorId="4C0D133B" wp14:editId="2CA7A370">
            <wp:extent cx="14506575" cy="157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06575" cy="1571625"/>
                    </a:xfrm>
                    <a:prstGeom prst="rect">
                      <a:avLst/>
                    </a:prstGeom>
                  </pic:spPr>
                </pic:pic>
              </a:graphicData>
            </a:graphic>
          </wp:inline>
        </w:drawing>
      </w:r>
    </w:p>
    <w:p w14:paraId="738A04DE" w14:textId="1AC923D4" w:rsidR="005A21C5" w:rsidRPr="00985EEC" w:rsidRDefault="005A21C5" w:rsidP="005A21C5">
      <w:pPr>
        <w:numPr>
          <w:ilvl w:val="0"/>
          <w:numId w:val="43"/>
        </w:numPr>
        <w:spacing w:before="100" w:beforeAutospacing="1" w:after="115"/>
      </w:pPr>
      <w:r w:rsidRPr="00985EEC">
        <w:t xml:space="preserve">Once we eliminate the issues coming from the files with derby, the rules that we </w:t>
      </w:r>
      <w:r w:rsidR="00985EEC">
        <w:t>need to pay attention to for</w:t>
      </w:r>
      <w:r w:rsidRPr="00985EEC">
        <w:t xml:space="preserve"> cloud migration are Capture log information, Stopping Liberty Server, and Use SQL Database Service. </w:t>
      </w:r>
    </w:p>
    <w:p w14:paraId="56E18EDC" w14:textId="285C7AC5" w:rsidR="00BB5078" w:rsidRPr="005A21C5" w:rsidRDefault="00BB5078" w:rsidP="008669F3">
      <w:pPr>
        <w:spacing w:before="100" w:beforeAutospacing="1" w:after="115"/>
        <w:ind w:left="720"/>
        <w:rPr>
          <w:rFonts w:ascii="Times New Roman" w:hAnsi="Times New Roman"/>
          <w:sz w:val="24"/>
        </w:rPr>
      </w:pPr>
      <w:r>
        <w:rPr>
          <w:noProof/>
        </w:rPr>
        <w:lastRenderedPageBreak/>
        <mc:AlternateContent>
          <mc:Choice Requires="wps">
            <w:drawing>
              <wp:anchor distT="0" distB="0" distL="114300" distR="114300" simplePos="0" relativeHeight="251667456" behindDoc="0" locked="0" layoutInCell="1" allowOverlap="1" wp14:anchorId="7133E342" wp14:editId="41809790">
                <wp:simplePos x="0" y="0"/>
                <wp:positionH relativeFrom="column">
                  <wp:posOffset>455295</wp:posOffset>
                </wp:positionH>
                <wp:positionV relativeFrom="paragraph">
                  <wp:posOffset>3676650</wp:posOffset>
                </wp:positionV>
                <wp:extent cx="257175" cy="45719"/>
                <wp:effectExtent l="133350" t="114300" r="28575" b="164465"/>
                <wp:wrapNone/>
                <wp:docPr id="353" name="Notched Right Arrow 353"/>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cap="flat" cmpd="sng" algn="ctr">
                          <a:solidFill>
                            <a:srgbClr val="C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5B6AB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53" o:spid="_x0000_s1026" type="#_x0000_t94" style="position:absolute;margin-left:35.85pt;margin-top:289.5pt;width:20.2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" adj="19680" fillcolor="windowText" strokecolor="#c00000" strokeweight="6pt">
                <v:shadow on="t" color="black" opacity="22937f" origin=",.5" offset="0,.63889mm"/>
              </v:shape>
            </w:pict>
          </mc:Fallback>
        </mc:AlternateContent>
      </w:r>
      <w:r>
        <w:rPr>
          <w:noProof/>
        </w:rPr>
        <mc:AlternateContent>
          <mc:Choice Requires="wps">
            <w:drawing>
              <wp:anchor distT="0" distB="0" distL="114300" distR="114300" simplePos="0" relativeHeight="251665408" behindDoc="0" locked="0" layoutInCell="1" allowOverlap="1" wp14:anchorId="351C2A6F" wp14:editId="6D19AAC7">
                <wp:simplePos x="0" y="0"/>
                <wp:positionH relativeFrom="column">
                  <wp:posOffset>464820</wp:posOffset>
                </wp:positionH>
                <wp:positionV relativeFrom="paragraph">
                  <wp:posOffset>3305175</wp:posOffset>
                </wp:positionV>
                <wp:extent cx="257175" cy="45719"/>
                <wp:effectExtent l="133350" t="114300" r="28575" b="164465"/>
                <wp:wrapNone/>
                <wp:docPr id="63" name="Notched Right Arrow 63"/>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cap="flat" cmpd="sng" algn="ctr">
                          <a:solidFill>
                            <a:srgbClr val="C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F7281" id="Notched Right Arrow 63" o:spid="_x0000_s1026" type="#_x0000_t94" style="position:absolute;margin-left:36.6pt;margin-top:260.25pt;width:20.2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" adj="19680" fillcolor="windowText" strokecolor="#c00000" strokeweight="6pt">
                <v:shadow on="t" color="black" opacity="22937f" origin=",.5" offset="0,.63889mm"/>
              </v:shape>
            </w:pict>
          </mc:Fallback>
        </mc:AlternateContent>
      </w:r>
      <w:r>
        <w:rPr>
          <w:noProof/>
        </w:rPr>
        <mc:AlternateContent>
          <mc:Choice Requires="wps">
            <w:drawing>
              <wp:anchor distT="0" distB="0" distL="114300" distR="114300" simplePos="0" relativeHeight="251663360" behindDoc="0" locked="0" layoutInCell="1" allowOverlap="1" wp14:anchorId="34D9BE66" wp14:editId="473FA7CB">
                <wp:simplePos x="0" y="0"/>
                <wp:positionH relativeFrom="column">
                  <wp:posOffset>521970</wp:posOffset>
                </wp:positionH>
                <wp:positionV relativeFrom="paragraph">
                  <wp:posOffset>1400175</wp:posOffset>
                </wp:positionV>
                <wp:extent cx="257175" cy="45719"/>
                <wp:effectExtent l="133350" t="114300" r="28575" b="164465"/>
                <wp:wrapNone/>
                <wp:docPr id="51" name="Notched Right Arrow 51"/>
                <wp:cNvGraphicFramePr/>
                <a:graphic xmlns:a="http://schemas.openxmlformats.org/drawingml/2006/main">
                  <a:graphicData uri="http://schemas.microsoft.com/office/word/2010/wordprocessingShape">
                    <wps:wsp>
                      <wps:cNvSpPr/>
                      <wps:spPr>
                        <a:xfrm>
                          <a:off x="0" y="0"/>
                          <a:ext cx="257175" cy="45719"/>
                        </a:xfrm>
                        <a:prstGeom prst="notchedRightArrow">
                          <a:avLst/>
                        </a:prstGeom>
                        <a:solidFill>
                          <a:sysClr val="windowText" lastClr="000000"/>
                        </a:solidFill>
                        <a:ln w="76200">
                          <a:solidFill>
                            <a:srgbClr val="C00000"/>
                          </a:solidFill>
                        </a:ln>
                      </wps:spPr>
                      <wps:style>
                        <a:lnRef idx="1">
                          <a:schemeClr val="accent1"/>
                        </a:lnRef>
                        <a:fillRef idx="3">
                          <a:schemeClr val="accent1"/>
                        </a:fillRef>
                        <a:effectRef idx="2">
                          <a:schemeClr val="accent1"/>
                        </a:effectRef>
                        <a:fontRef idx="minor">
                          <a:schemeClr val="lt1"/>
                        </a:fontRef>
                      </wps:style>
                      <wps:txbx>
                        <w:txbxContent>
                          <w:p w14:paraId="780F6920" w14:textId="77777777" w:rsidR="00BB5078" w:rsidRDefault="00BB5078" w:rsidP="00866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D9BE66"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51" o:spid="_x0000_s1027" type="#_x0000_t94" style="position:absolute;left:0;text-align:left;margin-left:41.1pt;margin-top:110.25pt;width:20.2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" adj="19680" fillcolor="windowText" strokecolor="#c00000" strokeweight="6pt">
                <v:shadow on="t" color="black" opacity="22937f" origin=",.5" offset="0,.63889mm"/>
                <v:textbox>
                  <w:txbxContent>
                    <w:p w14:paraId="780F6920" w14:textId="77777777" w:rsidR="00BB5078" w:rsidRDefault="00BB5078" w:rsidP="008669F3">
                      <w:pPr>
                        <w:jc w:val="center"/>
                      </w:pPr>
                    </w:p>
                  </w:txbxContent>
                </v:textbox>
              </v:shape>
            </w:pict>
          </mc:Fallback>
        </mc:AlternateContent>
      </w:r>
      <w:r>
        <w:rPr>
          <w:noProof/>
        </w:rPr>
        <w:drawing>
          <wp:inline distT="0" distB="0" distL="0" distR="0" wp14:anchorId="7F58413A" wp14:editId="7C855A91">
            <wp:extent cx="6391275" cy="3781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1275" cy="3781425"/>
                    </a:xfrm>
                    <a:prstGeom prst="rect">
                      <a:avLst/>
                    </a:prstGeom>
                  </pic:spPr>
                </pic:pic>
              </a:graphicData>
            </a:graphic>
          </wp:inline>
        </w:drawing>
      </w:r>
    </w:p>
    <w:p w14:paraId="3621911A" w14:textId="5D9D40DA" w:rsidR="005A21C5" w:rsidRPr="008669F3" w:rsidRDefault="005A21C5" w:rsidP="008669F3">
      <w:pPr>
        <w:pStyle w:val="ListParagraph"/>
        <w:spacing w:before="100" w:beforeAutospacing="1" w:after="0"/>
        <w:rPr>
          <w:rFonts w:ascii="Times New Roman" w:hAnsi="Times New Roman"/>
          <w:sz w:val="24"/>
        </w:rPr>
      </w:pPr>
    </w:p>
    <w:p w14:paraId="1F5F752D" w14:textId="04545854" w:rsidR="007535DD" w:rsidRPr="00985EEC" w:rsidRDefault="00BB5078" w:rsidP="00985EEC">
      <w:pPr>
        <w:numPr>
          <w:ilvl w:val="0"/>
          <w:numId w:val="43"/>
        </w:numPr>
        <w:spacing w:before="100" w:beforeAutospacing="1" w:after="115"/>
      </w:pPr>
      <w:r w:rsidRPr="00985EEC">
        <w:t>For the database, t</w:t>
      </w:r>
      <w:r w:rsidR="00985EEC">
        <w:t xml:space="preserve">he recommendation is to use </w:t>
      </w:r>
      <w:r w:rsidRPr="00985EEC">
        <w:t>SQL Database se</w:t>
      </w:r>
      <w:r w:rsidR="00AC605C" w:rsidRPr="00985EEC">
        <w:t>rvice in Bluemix</w:t>
      </w:r>
      <w:r w:rsidR="007535DD" w:rsidRPr="00985EEC">
        <w:t>, we will do that in this Lab.</w:t>
      </w:r>
    </w:p>
    <w:p w14:paraId="2CBC18B1" w14:textId="32CD41B1" w:rsidR="007535DD" w:rsidRPr="00985EEC" w:rsidRDefault="007535DD" w:rsidP="007535DD">
      <w:pPr>
        <w:numPr>
          <w:ilvl w:val="0"/>
          <w:numId w:val="43"/>
        </w:numPr>
        <w:spacing w:before="100" w:beforeAutospacing="1" w:after="115"/>
      </w:pPr>
      <w:r w:rsidRPr="00985EEC">
        <w:t>The report also flags Capture Log Information as something to check for in the applicat</w:t>
      </w:r>
      <w:r w:rsidR="00985EEC">
        <w:t>i</w:t>
      </w:r>
      <w:r w:rsidRPr="00985EEC">
        <w:t>on. When we look at the help, we see: "Applications can log to System.err/System.out so that Cloud Foundry's Loggregator component picks up the log entries. Using Loggregator, you can tail application logs and dump a recent set of application logs." In our application, we're using the standard Java logging facility and also logging to the default location, which is System.out. So it will be automatically picked up by the Loggregator.</w:t>
      </w:r>
    </w:p>
    <w:p w14:paraId="0B7BC2F3" w14:textId="1D68CF0F" w:rsidR="007535DD" w:rsidRPr="008669F3" w:rsidRDefault="007535DD" w:rsidP="008669F3">
      <w:pPr>
        <w:pStyle w:val="ListParagraph"/>
        <w:spacing w:before="100" w:beforeAutospacing="1" w:after="115"/>
        <w:rPr>
          <w:rFonts w:ascii="Times New Roman" w:hAnsi="Times New Roman"/>
          <w:sz w:val="24"/>
        </w:rPr>
      </w:pPr>
      <w:r w:rsidRPr="007535DD">
        <w:rPr>
          <w:rFonts w:ascii="Times New Roman" w:hAnsi="Times New Roman"/>
          <w:noProof/>
          <w:sz w:val="24"/>
        </w:rPr>
        <w:drawing>
          <wp:inline distT="0" distB="0" distL="0" distR="0" wp14:anchorId="496176F4" wp14:editId="13FA0347">
            <wp:extent cx="6492240" cy="1134620"/>
            <wp:effectExtent l="0" t="0" r="3810"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2240" cy="1134620"/>
                    </a:xfrm>
                    <a:prstGeom prst="rect">
                      <a:avLst/>
                    </a:prstGeom>
                    <a:noFill/>
                    <a:ln>
                      <a:noFill/>
                    </a:ln>
                  </pic:spPr>
                </pic:pic>
              </a:graphicData>
            </a:graphic>
          </wp:inline>
        </w:drawing>
      </w:r>
    </w:p>
    <w:p w14:paraId="10A8EF05" w14:textId="013B6400" w:rsidR="00243741" w:rsidRPr="00243741" w:rsidRDefault="00243741" w:rsidP="008669F3">
      <w:pPr>
        <w:pStyle w:val="NormalWeb"/>
        <w:spacing w:after="0"/>
        <w:ind w:left="720"/>
      </w:pPr>
    </w:p>
    <w:p w14:paraId="490DD894" w14:textId="51D3E01B" w:rsidR="00243741" w:rsidRPr="008669F3" w:rsidRDefault="00243741" w:rsidP="008669F3"/>
    <w:p w14:paraId="23E9E5F2" w14:textId="6D6C8586" w:rsidR="00C861FD" w:rsidRDefault="00C861FD" w:rsidP="00C861FD">
      <w:pPr>
        <w:pStyle w:val="Heading3"/>
      </w:pPr>
      <w:r>
        <w:lastRenderedPageBreak/>
        <w:t>Using Migration Toolkit</w:t>
      </w:r>
      <w:r w:rsidR="005943B5">
        <w:t xml:space="preserve"> for Competitive Migration</w:t>
      </w:r>
    </w:p>
    <w:p w14:paraId="6179389A" w14:textId="5AF1CAA2" w:rsidR="005943B5" w:rsidRDefault="005943B5" w:rsidP="00C861FD">
      <w:r>
        <w:t>Migration Toolkit for Competitive Migration is provided by IBM to assist migrations from third party application servers to WebSphere Application Server, Liberty and Bluemix. The Migration Toolkit accelerates migrations, make</w:t>
      </w:r>
      <w:r w:rsidR="0002401A">
        <w:t>s</w:t>
      </w:r>
      <w:r>
        <w:t xml:space="preserve"> them quick and cost efficient.   </w:t>
      </w:r>
    </w:p>
    <w:p w14:paraId="645B6914" w14:textId="52766F30" w:rsidR="005943B5" w:rsidRDefault="005943B5" w:rsidP="00C861FD">
      <w:r>
        <w:t>The Migration Toolkit scans applications and reports any potential migration problems. The tool has contextual help th</w:t>
      </w:r>
      <w:r w:rsidR="00453961">
        <w:t>at explains the finding and provides</w:t>
      </w:r>
      <w:r>
        <w:t xml:space="preserve"> suggestions on how to fix it. For some cases, quick fixes exist that can apply changes to the code on your behalf.</w:t>
      </w:r>
    </w:p>
    <w:p w14:paraId="4FAC91F9" w14:textId="45584AAB" w:rsidR="005943B5" w:rsidRDefault="005943B5" w:rsidP="00C861FD">
      <w:r w:rsidRPr="005943B5">
        <w:rPr>
          <w:b/>
        </w:rPr>
        <w:t>Note:</w:t>
      </w:r>
      <w:r>
        <w:t xml:space="preserve"> Make sure you are using the </w:t>
      </w:r>
      <w:r w:rsidRPr="005943B5">
        <w:rPr>
          <w:b/>
        </w:rPr>
        <w:t>Java EE</w:t>
      </w:r>
      <w:r>
        <w:t xml:space="preserve"> perspective. </w:t>
      </w:r>
    </w:p>
    <w:p w14:paraId="007585C4" w14:textId="0B6CC66B" w:rsidR="00C861FD" w:rsidRDefault="00063BF7" w:rsidP="00C861FD">
      <w:pPr>
        <w:pStyle w:val="ListParagraph"/>
        <w:numPr>
          <w:ilvl w:val="0"/>
          <w:numId w:val="30"/>
        </w:numPr>
      </w:pPr>
      <w:r>
        <w:t>Since you have already installed Competitive Migration Toolkit, r</w:t>
      </w:r>
      <w:r w:rsidR="00C861FD">
        <w:t xml:space="preserve">ight-click the forum project in the Enterprise Explorer and select </w:t>
      </w:r>
      <w:r w:rsidR="00A95EC7">
        <w:rPr>
          <w:b/>
        </w:rPr>
        <w:t xml:space="preserve">Software Analyzer &gt; </w:t>
      </w:r>
      <w:r w:rsidR="00C861FD" w:rsidRPr="00A95EC7">
        <w:rPr>
          <w:b/>
        </w:rPr>
        <w:t>Software Analyzer Configurations....</w:t>
      </w:r>
    </w:p>
    <w:p w14:paraId="09A33EBB" w14:textId="77777777" w:rsidR="005943B5" w:rsidRDefault="005943B5" w:rsidP="005943B5">
      <w:pPr>
        <w:pStyle w:val="ListParagraph"/>
      </w:pPr>
    </w:p>
    <w:p w14:paraId="04C24C67" w14:textId="78B0DCE1" w:rsidR="005943B5" w:rsidRDefault="005943B5" w:rsidP="005943B5">
      <w:pPr>
        <w:pStyle w:val="ListParagraph"/>
      </w:pPr>
      <w:r w:rsidRPr="005943B5">
        <w:rPr>
          <w:noProof/>
        </w:rPr>
        <w:drawing>
          <wp:inline distT="0" distB="0" distL="0" distR="0" wp14:anchorId="34169F85" wp14:editId="20702760">
            <wp:extent cx="5453408" cy="56502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6583" cy="5653520"/>
                    </a:xfrm>
                    <a:prstGeom prst="rect">
                      <a:avLst/>
                    </a:prstGeom>
                  </pic:spPr>
                </pic:pic>
              </a:graphicData>
            </a:graphic>
          </wp:inline>
        </w:drawing>
      </w:r>
    </w:p>
    <w:p w14:paraId="3799609C" w14:textId="1B15FE08" w:rsidR="00C861FD" w:rsidRDefault="00C861FD" w:rsidP="00C861FD">
      <w:pPr>
        <w:pStyle w:val="ListParagraph"/>
        <w:numPr>
          <w:ilvl w:val="0"/>
          <w:numId w:val="30"/>
        </w:numPr>
      </w:pPr>
      <w:r>
        <w:lastRenderedPageBreak/>
        <w:t xml:space="preserve">Click </w:t>
      </w:r>
      <w:r w:rsidRPr="00243A30">
        <w:rPr>
          <w:b/>
        </w:rPr>
        <w:t>Software Analyzer</w:t>
      </w:r>
      <w:r>
        <w:t xml:space="preserve"> in the left pane and then click New launch Configuration</w:t>
      </w:r>
      <w:r w:rsidR="00243A30">
        <w:t xml:space="preserve"> icon</w:t>
      </w:r>
      <w:r>
        <w:t xml:space="preserve"> to create a Software Analyzer configuration</w:t>
      </w:r>
    </w:p>
    <w:p w14:paraId="35BF3393" w14:textId="77777777" w:rsidR="00243A30" w:rsidRDefault="00243A30" w:rsidP="00243A30">
      <w:pPr>
        <w:pStyle w:val="ListParagraph"/>
      </w:pPr>
    </w:p>
    <w:p w14:paraId="032A70DD" w14:textId="3EB61650" w:rsidR="00243A30" w:rsidRDefault="00243A30" w:rsidP="00243A30">
      <w:pPr>
        <w:pStyle w:val="ListParagraph"/>
      </w:pPr>
      <w:r>
        <w:t>Note: Alternatively, you can double click Software Analyzer in the left pane to the same effect</w:t>
      </w:r>
    </w:p>
    <w:p w14:paraId="4E8A62F5" w14:textId="77777777" w:rsidR="00243A30" w:rsidRPr="00243A30" w:rsidRDefault="00243A30" w:rsidP="00243A30">
      <w:pPr>
        <w:pStyle w:val="ListParagraph"/>
      </w:pPr>
    </w:p>
    <w:p w14:paraId="3BE51D34" w14:textId="34151C46" w:rsidR="00243A30" w:rsidRDefault="00243A30" w:rsidP="00243A30">
      <w:pPr>
        <w:pStyle w:val="ListParagraph"/>
      </w:pPr>
      <w:r w:rsidRPr="00243A30">
        <w:rPr>
          <w:noProof/>
        </w:rPr>
        <w:drawing>
          <wp:inline distT="0" distB="0" distL="0" distR="0" wp14:anchorId="28EA7542" wp14:editId="28901A49">
            <wp:extent cx="5618191" cy="440817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6408" cy="4414617"/>
                    </a:xfrm>
                    <a:prstGeom prst="rect">
                      <a:avLst/>
                    </a:prstGeom>
                  </pic:spPr>
                </pic:pic>
              </a:graphicData>
            </a:graphic>
          </wp:inline>
        </w:drawing>
      </w:r>
    </w:p>
    <w:p w14:paraId="0333D05A" w14:textId="77777777" w:rsidR="00243A30" w:rsidRDefault="00243A30" w:rsidP="00243A30">
      <w:pPr>
        <w:pStyle w:val="ListParagraph"/>
      </w:pPr>
    </w:p>
    <w:p w14:paraId="121C0130" w14:textId="3F8EFB8B" w:rsidR="00C861FD" w:rsidRDefault="00C861FD" w:rsidP="00243A30">
      <w:pPr>
        <w:pStyle w:val="ListParagraph"/>
        <w:numPr>
          <w:ilvl w:val="0"/>
          <w:numId w:val="30"/>
        </w:numPr>
        <w:spacing w:line="360" w:lineRule="auto"/>
      </w:pPr>
      <w:r>
        <w:t xml:space="preserve">Enter a name for the configuration, such as </w:t>
      </w:r>
      <w:r w:rsidR="00A71FAE" w:rsidRPr="00A71FAE">
        <w:rPr>
          <w:b/>
        </w:rPr>
        <w:t>Tomcat to Bluemix</w:t>
      </w:r>
    </w:p>
    <w:p w14:paraId="6B54E98C" w14:textId="339088D6" w:rsidR="00A71FAE" w:rsidRDefault="00A71FAE" w:rsidP="00243A30">
      <w:pPr>
        <w:pStyle w:val="ListParagraph"/>
        <w:numPr>
          <w:ilvl w:val="0"/>
          <w:numId w:val="30"/>
        </w:numPr>
        <w:spacing w:line="360" w:lineRule="auto"/>
      </w:pPr>
      <w:r>
        <w:t xml:space="preserve">Click on the </w:t>
      </w:r>
      <w:r w:rsidRPr="00A71FAE">
        <w:rPr>
          <w:b/>
        </w:rPr>
        <w:t>Rules</w:t>
      </w:r>
      <w:r>
        <w:t xml:space="preserve"> tab</w:t>
      </w:r>
    </w:p>
    <w:p w14:paraId="125688F1" w14:textId="3940EF67" w:rsidR="00A71FAE" w:rsidRDefault="00A71FAE" w:rsidP="00A71FAE">
      <w:pPr>
        <w:pStyle w:val="ListParagraph"/>
        <w:spacing w:line="360" w:lineRule="auto"/>
      </w:pPr>
      <w:r w:rsidRPr="00A71FAE">
        <w:rPr>
          <w:noProof/>
        </w:rPr>
        <w:lastRenderedPageBreak/>
        <w:drawing>
          <wp:inline distT="0" distB="0" distL="0" distR="0" wp14:anchorId="0B2D234E" wp14:editId="6535EA28">
            <wp:extent cx="5769917" cy="3804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4450" cy="3807274"/>
                    </a:xfrm>
                    <a:prstGeom prst="rect">
                      <a:avLst/>
                    </a:prstGeom>
                  </pic:spPr>
                </pic:pic>
              </a:graphicData>
            </a:graphic>
          </wp:inline>
        </w:drawing>
      </w:r>
    </w:p>
    <w:p w14:paraId="0D6CAE8D" w14:textId="369CD3AE" w:rsidR="00A71FAE" w:rsidRDefault="00A71FAE" w:rsidP="00883795">
      <w:pPr>
        <w:pStyle w:val="ListParagraph"/>
        <w:numPr>
          <w:ilvl w:val="0"/>
          <w:numId w:val="30"/>
        </w:numPr>
        <w:spacing w:line="276" w:lineRule="auto"/>
      </w:pPr>
      <w:r>
        <w:t xml:space="preserve">Click the drop down menu for the </w:t>
      </w:r>
      <w:r w:rsidRPr="00895971">
        <w:rPr>
          <w:b/>
        </w:rPr>
        <w:t>Rules Sets</w:t>
      </w:r>
      <w:r w:rsidR="00895971">
        <w:t xml:space="preserve">, </w:t>
      </w:r>
      <w:r>
        <w:t xml:space="preserve">choose </w:t>
      </w:r>
      <w:r w:rsidR="00895971" w:rsidRPr="00895971">
        <w:rPr>
          <w:b/>
        </w:rPr>
        <w:t>Apache Tomcat Application Migration</w:t>
      </w:r>
      <w:r w:rsidR="00895971">
        <w:rPr>
          <w:b/>
        </w:rPr>
        <w:t xml:space="preserve"> </w:t>
      </w:r>
      <w:r w:rsidR="00895971">
        <w:t xml:space="preserve">and click the </w:t>
      </w:r>
      <w:r w:rsidR="00895971" w:rsidRPr="00895971">
        <w:rPr>
          <w:b/>
        </w:rPr>
        <w:t>Set</w:t>
      </w:r>
      <w:r w:rsidR="0064108D">
        <w:rPr>
          <w:b/>
        </w:rPr>
        <w:t>…</w:t>
      </w:r>
      <w:r w:rsidR="00895971">
        <w:t xml:space="preserve"> button</w:t>
      </w:r>
    </w:p>
    <w:p w14:paraId="76930B73" w14:textId="77777777" w:rsidR="00883795" w:rsidRDefault="00883795" w:rsidP="00883795">
      <w:pPr>
        <w:pStyle w:val="ListParagraph"/>
        <w:spacing w:line="276" w:lineRule="auto"/>
      </w:pPr>
    </w:p>
    <w:p w14:paraId="397196E6" w14:textId="486AB117" w:rsidR="0064108D" w:rsidRDefault="0064108D" w:rsidP="0064108D">
      <w:pPr>
        <w:pStyle w:val="ListParagraph"/>
        <w:spacing w:line="360" w:lineRule="auto"/>
      </w:pPr>
      <w:r w:rsidRPr="0064108D">
        <w:rPr>
          <w:noProof/>
        </w:rPr>
        <w:drawing>
          <wp:inline distT="0" distB="0" distL="0" distR="0" wp14:anchorId="40189167" wp14:editId="23F5C880">
            <wp:extent cx="5958840" cy="57758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9211" cy="592158"/>
                    </a:xfrm>
                    <a:prstGeom prst="rect">
                      <a:avLst/>
                    </a:prstGeom>
                  </pic:spPr>
                </pic:pic>
              </a:graphicData>
            </a:graphic>
          </wp:inline>
        </w:drawing>
      </w:r>
    </w:p>
    <w:p w14:paraId="796B68B5" w14:textId="77777777" w:rsidR="00883795" w:rsidRDefault="00883795" w:rsidP="0064108D">
      <w:pPr>
        <w:pStyle w:val="ListParagraph"/>
        <w:spacing w:line="360" w:lineRule="auto"/>
      </w:pPr>
    </w:p>
    <w:p w14:paraId="4A103CF3" w14:textId="4B8A9466" w:rsidR="00C861FD" w:rsidRDefault="0024145A" w:rsidP="00883795">
      <w:pPr>
        <w:pStyle w:val="ListParagraph"/>
        <w:numPr>
          <w:ilvl w:val="0"/>
          <w:numId w:val="30"/>
        </w:numPr>
        <w:spacing w:line="276" w:lineRule="auto"/>
      </w:pPr>
      <w:r>
        <w:t xml:space="preserve">In the </w:t>
      </w:r>
      <w:r w:rsidRPr="0024145A">
        <w:rPr>
          <w:b/>
        </w:rPr>
        <w:t>Rule s</w:t>
      </w:r>
      <w:r w:rsidR="00C861FD" w:rsidRPr="0024145A">
        <w:rPr>
          <w:b/>
        </w:rPr>
        <w:t>et configuration</w:t>
      </w:r>
      <w:r w:rsidR="00C861FD">
        <w:t xml:space="preserve"> dialog box, set the Target application server to </w:t>
      </w:r>
      <w:r w:rsidR="00990C31">
        <w:rPr>
          <w:b/>
        </w:rPr>
        <w:t>Bluemix</w:t>
      </w:r>
      <w:r w:rsidR="00C861FD">
        <w:t xml:space="preserve">, the Source Java version to </w:t>
      </w:r>
      <w:r w:rsidR="00FF060B">
        <w:rPr>
          <w:b/>
        </w:rPr>
        <w:t>Oracle Java 6</w:t>
      </w:r>
      <w:r w:rsidR="00C861FD">
        <w:t>, and t</w:t>
      </w:r>
      <w:r w:rsidR="00FF060B">
        <w:t xml:space="preserve">he Target Java version is </w:t>
      </w:r>
      <w:r w:rsidRPr="0024145A">
        <w:rPr>
          <w:b/>
        </w:rPr>
        <w:t>IBM Java 7</w:t>
      </w:r>
      <w:r w:rsidR="00C861FD">
        <w:t xml:space="preserve">, and click </w:t>
      </w:r>
      <w:r w:rsidR="00C861FD" w:rsidRPr="0024145A">
        <w:rPr>
          <w:b/>
        </w:rPr>
        <w:t>OK</w:t>
      </w:r>
    </w:p>
    <w:p w14:paraId="5CCE8259" w14:textId="07C5BE54" w:rsidR="00883795" w:rsidRDefault="00FF060B" w:rsidP="00883795">
      <w:pPr>
        <w:pStyle w:val="ListParagraph"/>
        <w:spacing w:line="276" w:lineRule="auto"/>
      </w:pPr>
      <w:r>
        <w:rPr>
          <w:noProof/>
        </w:rPr>
        <w:lastRenderedPageBreak/>
        <w:drawing>
          <wp:inline distT="0" distB="0" distL="0" distR="0" wp14:anchorId="6C8C57F2" wp14:editId="5F16C663">
            <wp:extent cx="8372475" cy="443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72475" cy="4438650"/>
                    </a:xfrm>
                    <a:prstGeom prst="rect">
                      <a:avLst/>
                    </a:prstGeom>
                  </pic:spPr>
                </pic:pic>
              </a:graphicData>
            </a:graphic>
          </wp:inline>
        </w:drawing>
      </w:r>
      <w:r>
        <w:rPr>
          <w:noProof/>
        </w:rPr>
        <w:t xml:space="preserve"> </w:t>
      </w:r>
      <w:r w:rsidR="00990C31">
        <w:rPr>
          <w:noProof/>
        </w:rPr>
        <w:drawing>
          <wp:inline distT="0" distB="0" distL="0" distR="0" wp14:anchorId="10B0FA29" wp14:editId="7079A0ED">
            <wp:extent cx="3914775" cy="2552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4775" cy="2552700"/>
                    </a:xfrm>
                    <a:prstGeom prst="rect">
                      <a:avLst/>
                    </a:prstGeom>
                  </pic:spPr>
                </pic:pic>
              </a:graphicData>
            </a:graphic>
          </wp:inline>
        </w:drawing>
      </w:r>
    </w:p>
    <w:p w14:paraId="66166C83" w14:textId="1FA36298" w:rsidR="0024145A" w:rsidRDefault="0024145A" w:rsidP="0024145A">
      <w:pPr>
        <w:pStyle w:val="ListParagraph"/>
        <w:spacing w:line="360" w:lineRule="auto"/>
      </w:pPr>
    </w:p>
    <w:p w14:paraId="03FDEEC4" w14:textId="77777777" w:rsidR="00DE640B" w:rsidRDefault="00C861FD" w:rsidP="00243A30">
      <w:pPr>
        <w:pStyle w:val="ListParagraph"/>
        <w:numPr>
          <w:ilvl w:val="0"/>
          <w:numId w:val="30"/>
        </w:numPr>
        <w:spacing w:line="360" w:lineRule="auto"/>
      </w:pPr>
      <w:r>
        <w:t xml:space="preserve">Click </w:t>
      </w:r>
      <w:r w:rsidRPr="00DE640B">
        <w:rPr>
          <w:b/>
        </w:rPr>
        <w:t>Apply</w:t>
      </w:r>
      <w:r w:rsidR="00DE640B">
        <w:t xml:space="preserve"> </w:t>
      </w:r>
    </w:p>
    <w:p w14:paraId="6BFF155C" w14:textId="388C1220" w:rsidR="00C861FD" w:rsidRDefault="00DE640B" w:rsidP="00C66528">
      <w:pPr>
        <w:pStyle w:val="ListParagraph"/>
        <w:numPr>
          <w:ilvl w:val="0"/>
          <w:numId w:val="30"/>
        </w:numPr>
        <w:spacing w:line="276" w:lineRule="auto"/>
      </w:pPr>
      <w:r>
        <w:t>C</w:t>
      </w:r>
      <w:r w:rsidR="00C861FD">
        <w:t xml:space="preserve">lick </w:t>
      </w:r>
      <w:r w:rsidR="00C861FD" w:rsidRPr="00DE640B">
        <w:rPr>
          <w:b/>
        </w:rPr>
        <w:t>Analyze</w:t>
      </w:r>
      <w:r>
        <w:rPr>
          <w:b/>
        </w:rPr>
        <w:t xml:space="preserve"> </w:t>
      </w:r>
      <w:r>
        <w:t xml:space="preserve">to start scanning the code and display the results in the </w:t>
      </w:r>
      <w:r w:rsidRPr="00DE640B">
        <w:rPr>
          <w:b/>
        </w:rPr>
        <w:t>Software Analyzer Result</w:t>
      </w:r>
      <w:r>
        <w:t xml:space="preserve"> view</w:t>
      </w:r>
    </w:p>
    <w:p w14:paraId="525FB821" w14:textId="77777777" w:rsidR="008D520E" w:rsidRDefault="008D520E" w:rsidP="008669F3">
      <w:pPr>
        <w:pStyle w:val="ListParagraph"/>
        <w:spacing w:line="276" w:lineRule="auto"/>
      </w:pPr>
    </w:p>
    <w:p w14:paraId="638051BF" w14:textId="7676222E" w:rsidR="008D520E" w:rsidRDefault="008D520E" w:rsidP="008669F3">
      <w:pPr>
        <w:pStyle w:val="ListParagraph"/>
        <w:spacing w:line="276" w:lineRule="auto"/>
      </w:pPr>
      <w:r>
        <w:rPr>
          <w:noProof/>
        </w:rPr>
        <w:lastRenderedPageBreak/>
        <w:drawing>
          <wp:inline distT="0" distB="0" distL="0" distR="0" wp14:anchorId="31BC4963" wp14:editId="7E2B9B4A">
            <wp:extent cx="6492240" cy="1501775"/>
            <wp:effectExtent l="0" t="0" r="3810" b="317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92240" cy="1501775"/>
                    </a:xfrm>
                    <a:prstGeom prst="rect">
                      <a:avLst/>
                    </a:prstGeom>
                  </pic:spPr>
                </pic:pic>
              </a:graphicData>
            </a:graphic>
          </wp:inline>
        </w:drawing>
      </w:r>
    </w:p>
    <w:p w14:paraId="2D0A3F5D" w14:textId="77777777" w:rsidR="008D520E" w:rsidRDefault="008D520E" w:rsidP="008669F3">
      <w:pPr>
        <w:pStyle w:val="ListParagraph"/>
        <w:spacing w:line="276" w:lineRule="auto"/>
      </w:pPr>
    </w:p>
    <w:p w14:paraId="21D51CAD" w14:textId="77777777" w:rsidR="008D520E" w:rsidRDefault="008D520E" w:rsidP="008669F3">
      <w:pPr>
        <w:pStyle w:val="ListParagraph"/>
        <w:spacing w:line="276" w:lineRule="auto"/>
      </w:pPr>
    </w:p>
    <w:p w14:paraId="742B895F" w14:textId="656E12E2" w:rsidR="00C66528" w:rsidRDefault="00C66528" w:rsidP="00C66528">
      <w:pPr>
        <w:pStyle w:val="ListParagraph"/>
        <w:spacing w:line="276" w:lineRule="auto"/>
      </w:pPr>
    </w:p>
    <w:p w14:paraId="483A1A87" w14:textId="77777777" w:rsidR="006F5B17" w:rsidRDefault="006F5B17" w:rsidP="00C66528">
      <w:pPr>
        <w:pStyle w:val="ListParagraph"/>
        <w:spacing w:line="276" w:lineRule="auto"/>
      </w:pPr>
    </w:p>
    <w:p w14:paraId="164FB55C" w14:textId="0AED4266" w:rsidR="006F5B17" w:rsidRDefault="006F5B17" w:rsidP="00C66528">
      <w:pPr>
        <w:pStyle w:val="ListParagraph"/>
        <w:spacing w:line="276" w:lineRule="auto"/>
      </w:pPr>
      <w:r>
        <w:t>Output from XML Code Review is as follows :</w:t>
      </w:r>
    </w:p>
    <w:p w14:paraId="781877F8" w14:textId="74B666F1" w:rsidR="006F5B17" w:rsidRDefault="006F5B17" w:rsidP="00C66528">
      <w:pPr>
        <w:pStyle w:val="ListParagraph"/>
        <w:spacing w:line="276" w:lineRule="auto"/>
      </w:pPr>
      <w:r>
        <w:rPr>
          <w:noProof/>
        </w:rPr>
        <w:drawing>
          <wp:inline distT="0" distB="0" distL="0" distR="0" wp14:anchorId="14981B59" wp14:editId="2A5DD91C">
            <wp:extent cx="631507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15075" cy="1219200"/>
                    </a:xfrm>
                    <a:prstGeom prst="rect">
                      <a:avLst/>
                    </a:prstGeom>
                  </pic:spPr>
                </pic:pic>
              </a:graphicData>
            </a:graphic>
          </wp:inline>
        </w:drawing>
      </w:r>
    </w:p>
    <w:p w14:paraId="6D5ECE5A" w14:textId="77777777" w:rsidR="006F5B17" w:rsidRDefault="006F5B17" w:rsidP="00C66528">
      <w:pPr>
        <w:pStyle w:val="ListParagraph"/>
        <w:spacing w:line="276" w:lineRule="auto"/>
      </w:pPr>
    </w:p>
    <w:p w14:paraId="7D072628" w14:textId="77777777" w:rsidR="006F5B17" w:rsidRDefault="006F5B17" w:rsidP="00C66528">
      <w:pPr>
        <w:pStyle w:val="ListParagraph"/>
        <w:spacing w:line="276" w:lineRule="auto"/>
      </w:pPr>
    </w:p>
    <w:p w14:paraId="01456406" w14:textId="77777777" w:rsidR="00D1766C" w:rsidRDefault="00D1766C" w:rsidP="00C861FD">
      <w:pPr>
        <w:widowControl w:val="0"/>
        <w:autoSpaceDE w:val="0"/>
        <w:autoSpaceDN w:val="0"/>
        <w:adjustRightInd w:val="0"/>
        <w:spacing w:before="0" w:after="0"/>
      </w:pPr>
    </w:p>
    <w:p w14:paraId="0915E484" w14:textId="1DE2ABBB" w:rsidR="0085049E" w:rsidRDefault="00C861FD" w:rsidP="00C861FD">
      <w:pPr>
        <w:widowControl w:val="0"/>
        <w:autoSpaceDE w:val="0"/>
        <w:autoSpaceDN w:val="0"/>
        <w:adjustRightInd w:val="0"/>
        <w:spacing w:before="0" w:after="0"/>
      </w:pPr>
      <w:r w:rsidRPr="00FD0D2F">
        <w:t xml:space="preserve">The results of the analysis report </w:t>
      </w:r>
      <w:r w:rsidR="00530566">
        <w:t xml:space="preserve">shows </w:t>
      </w:r>
      <w:r w:rsidRPr="00FD0D2F">
        <w:t>no problems in JSP</w:t>
      </w:r>
      <w:r w:rsidR="0085049E">
        <w:t>, XSL or TLD</w:t>
      </w:r>
      <w:r w:rsidRPr="00FD0D2F">
        <w:t xml:space="preserve"> files</w:t>
      </w:r>
      <w:r w:rsidR="0085049E">
        <w:t xml:space="preserve"> b</w:t>
      </w:r>
      <w:r w:rsidRPr="00FD0D2F">
        <w:t xml:space="preserve">ut it shows 31 results </w:t>
      </w:r>
      <w:r w:rsidR="0085049E">
        <w:t xml:space="preserve">in Java </w:t>
      </w:r>
      <w:r w:rsidR="008D520E">
        <w:t xml:space="preserve">code review </w:t>
      </w:r>
      <w:r w:rsidR="0085049E">
        <w:t xml:space="preserve">and </w:t>
      </w:r>
      <w:r w:rsidR="00EA3AD0">
        <w:t xml:space="preserve">1 result in </w:t>
      </w:r>
      <w:r w:rsidR="0085049E">
        <w:t>XML code review</w:t>
      </w:r>
      <w:r w:rsidR="008D520E">
        <w:t>.</w:t>
      </w:r>
    </w:p>
    <w:p w14:paraId="1D903068" w14:textId="77777777" w:rsidR="00EA3AD0" w:rsidRDefault="00EA3AD0" w:rsidP="00C861FD">
      <w:pPr>
        <w:widowControl w:val="0"/>
        <w:autoSpaceDE w:val="0"/>
        <w:autoSpaceDN w:val="0"/>
        <w:adjustRightInd w:val="0"/>
        <w:spacing w:before="0" w:after="0"/>
      </w:pPr>
    </w:p>
    <w:p w14:paraId="3F9DC578" w14:textId="738427DF" w:rsidR="00EA3AD0" w:rsidRDefault="00EA3AD0" w:rsidP="00C861FD">
      <w:pPr>
        <w:widowControl w:val="0"/>
        <w:autoSpaceDE w:val="0"/>
        <w:autoSpaceDN w:val="0"/>
        <w:adjustRightInd w:val="0"/>
        <w:spacing w:before="0" w:after="0"/>
      </w:pPr>
      <w:r>
        <w:t>To understand more about the issue, we are going to enable the contextual help;</w:t>
      </w:r>
    </w:p>
    <w:p w14:paraId="22AD7592" w14:textId="2225D1F4" w:rsidR="00EA3AD0" w:rsidRDefault="00EA3AD0" w:rsidP="00EA3AD0">
      <w:pPr>
        <w:pStyle w:val="ListParagraph"/>
        <w:numPr>
          <w:ilvl w:val="0"/>
          <w:numId w:val="30"/>
        </w:numPr>
        <w:spacing w:line="276" w:lineRule="auto"/>
      </w:pPr>
      <w:r>
        <w:t xml:space="preserve">From the </w:t>
      </w:r>
      <w:r w:rsidRPr="00EA3AD0">
        <w:rPr>
          <w:b/>
        </w:rPr>
        <w:t>Help</w:t>
      </w:r>
      <w:r>
        <w:t xml:space="preserve"> menu, choose </w:t>
      </w:r>
      <w:r w:rsidRPr="00EA3AD0">
        <w:rPr>
          <w:b/>
        </w:rPr>
        <w:t>Dynamic Help</w:t>
      </w:r>
    </w:p>
    <w:p w14:paraId="2C8682C2" w14:textId="641D968E" w:rsidR="00EA3AD0" w:rsidRDefault="00EA3AD0" w:rsidP="00EA3AD0">
      <w:pPr>
        <w:pStyle w:val="ListParagraph"/>
        <w:spacing w:line="276" w:lineRule="auto"/>
        <w:rPr>
          <w:b/>
        </w:rPr>
      </w:pPr>
      <w:r w:rsidRPr="00EA3AD0">
        <w:rPr>
          <w:b/>
          <w:noProof/>
        </w:rPr>
        <w:lastRenderedPageBreak/>
        <w:drawing>
          <wp:inline distT="0" distB="0" distL="0" distR="0" wp14:anchorId="5E25C350" wp14:editId="11516E7D">
            <wp:extent cx="2943602" cy="3467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8624" cy="3473015"/>
                    </a:xfrm>
                    <a:prstGeom prst="rect">
                      <a:avLst/>
                    </a:prstGeom>
                  </pic:spPr>
                </pic:pic>
              </a:graphicData>
            </a:graphic>
          </wp:inline>
        </w:drawing>
      </w:r>
    </w:p>
    <w:p w14:paraId="750C09D2" w14:textId="77777777" w:rsidR="00471A62" w:rsidRDefault="00471A62" w:rsidP="00EA3AD0">
      <w:pPr>
        <w:pStyle w:val="ListParagraph"/>
        <w:spacing w:line="276" w:lineRule="auto"/>
        <w:rPr>
          <w:b/>
        </w:rPr>
      </w:pPr>
    </w:p>
    <w:p w14:paraId="302E7AF2" w14:textId="6164D1AD" w:rsidR="0085049E" w:rsidRDefault="00EA3AD0" w:rsidP="00471A62">
      <w:pPr>
        <w:pStyle w:val="ListParagraph"/>
        <w:numPr>
          <w:ilvl w:val="0"/>
          <w:numId w:val="30"/>
        </w:numPr>
        <w:spacing w:line="276" w:lineRule="auto"/>
      </w:pPr>
      <w:r>
        <w:t xml:space="preserve">Click on the finding in </w:t>
      </w:r>
      <w:r w:rsidRPr="00471A62">
        <w:rPr>
          <w:b/>
        </w:rPr>
        <w:t>Java Code Review</w:t>
      </w:r>
      <w:r>
        <w:t xml:space="preserve">, </w:t>
      </w:r>
      <w:r w:rsidR="00B75A2F">
        <w:t>the Contextual help provided is “</w:t>
      </w:r>
      <w:r w:rsidRPr="00EA3AD0">
        <w:rPr>
          <w:b/>
        </w:rPr>
        <w:t>Ensure context lookups have corresponding deployment descriptor entries</w:t>
      </w:r>
      <w:r w:rsidR="00B75A2F">
        <w:rPr>
          <w:b/>
        </w:rPr>
        <w:t>”</w:t>
      </w:r>
    </w:p>
    <w:p w14:paraId="3B84D6EE" w14:textId="77777777" w:rsidR="00B75A2F" w:rsidRDefault="00B75A2F">
      <w:pPr>
        <w:widowControl w:val="0"/>
        <w:autoSpaceDE w:val="0"/>
        <w:autoSpaceDN w:val="0"/>
        <w:adjustRightInd w:val="0"/>
        <w:spacing w:before="0" w:after="0"/>
      </w:pPr>
      <w:r>
        <w:t xml:space="preserve">            </w:t>
      </w:r>
      <w:r w:rsidR="00EA3AD0">
        <w:t>This rule flags initial context lookups</w:t>
      </w:r>
      <w:r w:rsidR="007C2FE8">
        <w:t xml:space="preserve">, </w:t>
      </w:r>
      <w:r w:rsidR="00D24978">
        <w:t>so you can make sure there are</w:t>
      </w:r>
      <w:r w:rsidR="00EA3AD0">
        <w:t xml:space="preserve"> corresponding entries </w:t>
      </w:r>
      <w:r w:rsidR="00D24978">
        <w:t xml:space="preserve">in </w:t>
      </w:r>
      <w:r w:rsidR="00EA3AD0">
        <w:t xml:space="preserve">web.xml. If we check web.xml, </w:t>
      </w:r>
    </w:p>
    <w:p w14:paraId="59D7B236" w14:textId="6966EA7E" w:rsidR="00EA3AD0" w:rsidRDefault="00B75A2F">
      <w:pPr>
        <w:widowControl w:val="0"/>
        <w:autoSpaceDE w:val="0"/>
        <w:autoSpaceDN w:val="0"/>
        <w:adjustRightInd w:val="0"/>
        <w:spacing w:before="0" w:after="0"/>
      </w:pPr>
      <w:r>
        <w:t xml:space="preserve">            </w:t>
      </w:r>
      <w:r w:rsidR="00EA3AD0">
        <w:t>there is a resource-ref element for the datasource</w:t>
      </w:r>
      <w:r>
        <w:t>,</w:t>
      </w:r>
      <w:r w:rsidR="00EA3AD0">
        <w:t xml:space="preserve"> so we can safely ignore this finding.</w:t>
      </w:r>
    </w:p>
    <w:p w14:paraId="6FEB14D7"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resource-ref</w:t>
      </w:r>
      <w:r>
        <w:rPr>
          <w:rFonts w:ascii="Consolas" w:hAnsi="Consolas" w:cs="Consolas"/>
          <w:color w:val="008080"/>
          <w:sz w:val="20"/>
          <w:szCs w:val="20"/>
        </w:rPr>
        <w:t>&gt;</w:t>
      </w:r>
    </w:p>
    <w:p w14:paraId="288B6528"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res-ref-name</w:t>
      </w:r>
      <w:r>
        <w:rPr>
          <w:rFonts w:ascii="Consolas" w:hAnsi="Consolas" w:cs="Consolas"/>
          <w:color w:val="008080"/>
          <w:sz w:val="20"/>
          <w:szCs w:val="20"/>
        </w:rPr>
        <w:t>&gt;</w:t>
      </w:r>
      <w:r>
        <w:rPr>
          <w:rFonts w:ascii="Consolas" w:hAnsi="Consolas" w:cs="Consolas"/>
          <w:color w:val="000000"/>
          <w:sz w:val="20"/>
          <w:szCs w:val="20"/>
          <w:u w:val="single"/>
        </w:rPr>
        <w:t>jdbc</w:t>
      </w:r>
      <w:r>
        <w:rPr>
          <w:rFonts w:ascii="Consolas" w:hAnsi="Consolas" w:cs="Consolas"/>
          <w:color w:val="000000"/>
          <w:sz w:val="20"/>
          <w:szCs w:val="20"/>
        </w:rPr>
        <w:t>/easy</w:t>
      </w:r>
      <w:r>
        <w:rPr>
          <w:rFonts w:ascii="Consolas" w:hAnsi="Consolas" w:cs="Consolas"/>
          <w:color w:val="008080"/>
          <w:sz w:val="20"/>
          <w:szCs w:val="20"/>
        </w:rPr>
        <w:t>&lt;/</w:t>
      </w:r>
      <w:r>
        <w:rPr>
          <w:rFonts w:ascii="Consolas" w:hAnsi="Consolas" w:cs="Consolas"/>
          <w:color w:val="3F7F7F"/>
          <w:sz w:val="20"/>
          <w:szCs w:val="20"/>
        </w:rPr>
        <w:t>res-ref-name</w:t>
      </w:r>
      <w:r>
        <w:rPr>
          <w:rFonts w:ascii="Consolas" w:hAnsi="Consolas" w:cs="Consolas"/>
          <w:color w:val="008080"/>
          <w:sz w:val="20"/>
          <w:szCs w:val="20"/>
        </w:rPr>
        <w:t>&gt;</w:t>
      </w:r>
    </w:p>
    <w:p w14:paraId="06B47C7D"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res-type</w:t>
      </w:r>
      <w:r>
        <w:rPr>
          <w:rFonts w:ascii="Consolas" w:hAnsi="Consolas" w:cs="Consolas"/>
          <w:color w:val="008080"/>
          <w:sz w:val="20"/>
          <w:szCs w:val="20"/>
        </w:rPr>
        <w:t>&gt;</w:t>
      </w:r>
      <w:r>
        <w:rPr>
          <w:rFonts w:ascii="Consolas" w:hAnsi="Consolas" w:cs="Consolas"/>
          <w:color w:val="000000"/>
          <w:sz w:val="20"/>
          <w:szCs w:val="20"/>
        </w:rPr>
        <w:t>javax.sql.DataSource</w:t>
      </w:r>
      <w:r>
        <w:rPr>
          <w:rFonts w:ascii="Consolas" w:hAnsi="Consolas" w:cs="Consolas"/>
          <w:color w:val="008080"/>
          <w:sz w:val="20"/>
          <w:szCs w:val="20"/>
        </w:rPr>
        <w:t>&lt;/</w:t>
      </w:r>
      <w:r>
        <w:rPr>
          <w:rFonts w:ascii="Consolas" w:hAnsi="Consolas" w:cs="Consolas"/>
          <w:color w:val="3F7F7F"/>
          <w:sz w:val="20"/>
          <w:szCs w:val="20"/>
        </w:rPr>
        <w:t>res-type</w:t>
      </w:r>
      <w:r>
        <w:rPr>
          <w:rFonts w:ascii="Consolas" w:hAnsi="Consolas" w:cs="Consolas"/>
          <w:color w:val="008080"/>
          <w:sz w:val="20"/>
          <w:szCs w:val="20"/>
        </w:rPr>
        <w:t>&gt;</w:t>
      </w:r>
    </w:p>
    <w:p w14:paraId="5518696D"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res-auth</w:t>
      </w:r>
      <w:r>
        <w:rPr>
          <w:rFonts w:ascii="Consolas" w:hAnsi="Consolas" w:cs="Consolas"/>
          <w:color w:val="008080"/>
          <w:sz w:val="20"/>
          <w:szCs w:val="20"/>
        </w:rPr>
        <w:t>&gt;</w:t>
      </w:r>
      <w:r>
        <w:rPr>
          <w:rFonts w:ascii="Consolas" w:hAnsi="Consolas" w:cs="Consolas"/>
          <w:color w:val="000000"/>
          <w:sz w:val="20"/>
          <w:szCs w:val="20"/>
        </w:rPr>
        <w:t>Container</w:t>
      </w:r>
      <w:r>
        <w:rPr>
          <w:rFonts w:ascii="Consolas" w:hAnsi="Consolas" w:cs="Consolas"/>
          <w:color w:val="008080"/>
          <w:sz w:val="20"/>
          <w:szCs w:val="20"/>
        </w:rPr>
        <w:t>&lt;/</w:t>
      </w:r>
      <w:r>
        <w:rPr>
          <w:rFonts w:ascii="Consolas" w:hAnsi="Consolas" w:cs="Consolas"/>
          <w:color w:val="3F7F7F"/>
          <w:sz w:val="20"/>
          <w:szCs w:val="20"/>
        </w:rPr>
        <w:t>res-auth</w:t>
      </w:r>
      <w:r>
        <w:rPr>
          <w:rFonts w:ascii="Consolas" w:hAnsi="Consolas" w:cs="Consolas"/>
          <w:color w:val="008080"/>
          <w:sz w:val="20"/>
          <w:szCs w:val="20"/>
        </w:rPr>
        <w:t>&gt;</w:t>
      </w:r>
    </w:p>
    <w:p w14:paraId="24916646" w14:textId="77777777" w:rsidR="00151087" w:rsidRDefault="00151087" w:rsidP="00151087">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res-sharing-scope</w:t>
      </w:r>
      <w:r>
        <w:rPr>
          <w:rFonts w:ascii="Consolas" w:hAnsi="Consolas" w:cs="Consolas"/>
          <w:color w:val="008080"/>
          <w:sz w:val="20"/>
          <w:szCs w:val="20"/>
        </w:rPr>
        <w:t>&gt;</w:t>
      </w:r>
      <w:r>
        <w:rPr>
          <w:rFonts w:ascii="Consolas" w:hAnsi="Consolas" w:cs="Consolas"/>
          <w:color w:val="000000"/>
          <w:sz w:val="20"/>
          <w:szCs w:val="20"/>
        </w:rPr>
        <w:t>Shareable</w:t>
      </w:r>
      <w:r>
        <w:rPr>
          <w:rFonts w:ascii="Consolas" w:hAnsi="Consolas" w:cs="Consolas"/>
          <w:color w:val="008080"/>
          <w:sz w:val="20"/>
          <w:szCs w:val="20"/>
        </w:rPr>
        <w:t>&lt;/</w:t>
      </w:r>
      <w:r>
        <w:rPr>
          <w:rFonts w:ascii="Consolas" w:hAnsi="Consolas" w:cs="Consolas"/>
          <w:color w:val="3F7F7F"/>
          <w:sz w:val="20"/>
          <w:szCs w:val="20"/>
        </w:rPr>
        <w:t>res-sharing-scope</w:t>
      </w:r>
      <w:r>
        <w:rPr>
          <w:rFonts w:ascii="Consolas" w:hAnsi="Consolas" w:cs="Consolas"/>
          <w:color w:val="008080"/>
          <w:sz w:val="20"/>
          <w:szCs w:val="20"/>
        </w:rPr>
        <w:t>&gt;</w:t>
      </w:r>
    </w:p>
    <w:p w14:paraId="4EFD2C2F" w14:textId="224F8D62" w:rsidR="00151087" w:rsidRPr="008669F3" w:rsidRDefault="00151087" w:rsidP="008669F3">
      <w:pPr>
        <w:autoSpaceDE w:val="0"/>
        <w:autoSpaceDN w:val="0"/>
        <w:adjustRightInd w:val="0"/>
        <w:spacing w:before="0"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resource-ref</w:t>
      </w:r>
      <w:r>
        <w:rPr>
          <w:rFonts w:ascii="Consolas" w:hAnsi="Consolas" w:cs="Consolas"/>
          <w:color w:val="008080"/>
          <w:sz w:val="20"/>
          <w:szCs w:val="20"/>
        </w:rPr>
        <w:t>&gt;</w:t>
      </w:r>
    </w:p>
    <w:p w14:paraId="09449C8E" w14:textId="77777777" w:rsidR="00163E65" w:rsidRDefault="00163E65" w:rsidP="00C861FD">
      <w:pPr>
        <w:widowControl w:val="0"/>
        <w:autoSpaceDE w:val="0"/>
        <w:autoSpaceDN w:val="0"/>
        <w:adjustRightInd w:val="0"/>
        <w:spacing w:before="0" w:after="0"/>
      </w:pPr>
    </w:p>
    <w:p w14:paraId="2E701989" w14:textId="77777777" w:rsidR="00B75A2F" w:rsidRDefault="00B75A2F" w:rsidP="00C861FD">
      <w:pPr>
        <w:widowControl w:val="0"/>
        <w:autoSpaceDE w:val="0"/>
        <w:autoSpaceDN w:val="0"/>
        <w:adjustRightInd w:val="0"/>
        <w:spacing w:before="0" w:after="0"/>
      </w:pPr>
      <w:r>
        <w:rPr>
          <w:b/>
        </w:rPr>
        <w:t xml:space="preserve">            </w:t>
      </w:r>
      <w:r w:rsidR="00163E65" w:rsidRPr="00163E65">
        <w:rPr>
          <w:b/>
        </w:rPr>
        <w:t>Tip:</w:t>
      </w:r>
      <w:r w:rsidR="00163E65">
        <w:t xml:space="preserve"> You can right click and choose ignore on each of the findings to prevent them from appearing in future runs. </w:t>
      </w:r>
      <w:r w:rsidR="00151087">
        <w:t xml:space="preserve">In this case, </w:t>
      </w:r>
      <w:r w:rsidR="00163E65">
        <w:t xml:space="preserve">we will </w:t>
      </w:r>
    </w:p>
    <w:p w14:paraId="2836A291" w14:textId="0AD3E57B" w:rsidR="00163E65" w:rsidRDefault="00B75A2F" w:rsidP="00C861FD">
      <w:pPr>
        <w:widowControl w:val="0"/>
        <w:autoSpaceDE w:val="0"/>
        <w:autoSpaceDN w:val="0"/>
        <w:adjustRightInd w:val="0"/>
        <w:spacing w:before="0" w:after="0"/>
      </w:pPr>
      <w:r>
        <w:t xml:space="preserve">                     </w:t>
      </w:r>
      <w:r w:rsidR="00163E65">
        <w:t>just ignore the result.</w:t>
      </w:r>
    </w:p>
    <w:p w14:paraId="03132722" w14:textId="279FA4D3" w:rsidR="00EA3AD0" w:rsidRPr="008669F3" w:rsidRDefault="0098116D" w:rsidP="008669F3">
      <w:pPr>
        <w:pStyle w:val="ListParagraph"/>
        <w:widowControl w:val="0"/>
        <w:numPr>
          <w:ilvl w:val="0"/>
          <w:numId w:val="30"/>
        </w:numPr>
        <w:autoSpaceDE w:val="0"/>
        <w:autoSpaceDN w:val="0"/>
        <w:adjustRightInd w:val="0"/>
        <w:spacing w:before="0" w:after="0"/>
      </w:pPr>
      <w:r>
        <w:t xml:space="preserve">Click on the finding under </w:t>
      </w:r>
      <w:r w:rsidRPr="008669F3">
        <w:rPr>
          <w:b/>
        </w:rPr>
        <w:t>Liberty Profile, Bluemix</w:t>
      </w:r>
      <w:r>
        <w:t xml:space="preserve">, which suggests </w:t>
      </w:r>
      <w:r w:rsidRPr="008669F3">
        <w:rPr>
          <w:b/>
        </w:rPr>
        <w:t>Use SQLDB service</w:t>
      </w:r>
    </w:p>
    <w:p w14:paraId="3282F5DD" w14:textId="77777777" w:rsidR="0098116D" w:rsidRDefault="0098116D" w:rsidP="008669F3">
      <w:pPr>
        <w:pStyle w:val="ListParagraph"/>
        <w:widowControl w:val="0"/>
        <w:autoSpaceDE w:val="0"/>
        <w:autoSpaceDN w:val="0"/>
        <w:adjustRightInd w:val="0"/>
        <w:spacing w:before="0" w:after="0"/>
      </w:pPr>
    </w:p>
    <w:p w14:paraId="74E20D23" w14:textId="0E275B16" w:rsidR="00C861FD" w:rsidRPr="00B75A2F" w:rsidRDefault="00471A62" w:rsidP="00471A62">
      <w:pPr>
        <w:pStyle w:val="ListParagraph"/>
        <w:numPr>
          <w:ilvl w:val="0"/>
          <w:numId w:val="30"/>
        </w:numPr>
        <w:spacing w:line="276" w:lineRule="auto"/>
        <w:rPr>
          <w:b/>
        </w:rPr>
      </w:pPr>
      <w:r>
        <w:t xml:space="preserve">Click on the </w:t>
      </w:r>
      <w:r w:rsidRPr="00471A62">
        <w:t>findin</w:t>
      </w:r>
      <w:r>
        <w:t xml:space="preserve">g in </w:t>
      </w:r>
      <w:r w:rsidRPr="00471A62">
        <w:rPr>
          <w:b/>
        </w:rPr>
        <w:t>XML File Review</w:t>
      </w:r>
      <w:r>
        <w:t xml:space="preserve">, </w:t>
      </w:r>
      <w:r w:rsidR="00B75A2F">
        <w:t>the help provided is “</w:t>
      </w:r>
      <w:r w:rsidRPr="00471A62">
        <w:rPr>
          <w:b/>
        </w:rPr>
        <w:t>Use Java EE deployment descriptors and WebSphere bindings</w:t>
      </w:r>
      <w:r>
        <w:t xml:space="preserve"> </w:t>
      </w:r>
      <w:r w:rsidRPr="00B75A2F">
        <w:rPr>
          <w:b/>
        </w:rPr>
        <w:t>to define resources</w:t>
      </w:r>
      <w:r w:rsidR="00B75A2F">
        <w:rPr>
          <w:b/>
        </w:rPr>
        <w:t>”</w:t>
      </w:r>
    </w:p>
    <w:p w14:paraId="14F80289" w14:textId="77777777" w:rsidR="00B75A2F" w:rsidRDefault="00B75A2F" w:rsidP="00471A62">
      <w:pPr>
        <w:spacing w:line="276" w:lineRule="auto"/>
      </w:pPr>
      <w:r>
        <w:t xml:space="preserve">           </w:t>
      </w:r>
      <w:r w:rsidR="00471A62">
        <w:t xml:space="preserve">This rule </w:t>
      </w:r>
      <w:r w:rsidR="00DF7D6F">
        <w:t xml:space="preserve">flags the resource information in </w:t>
      </w:r>
      <w:r w:rsidR="00DF7D6F" w:rsidRPr="00DF7D6F">
        <w:t>META-INF/context.xml</w:t>
      </w:r>
      <w:r w:rsidR="00DF7D6F">
        <w:t xml:space="preserve"> as they can be migrated to web.xml and WebSphere bindings.</w:t>
      </w:r>
      <w:r w:rsidR="001943CF">
        <w:t xml:space="preserve"> Notice </w:t>
      </w:r>
    </w:p>
    <w:p w14:paraId="453C19A1" w14:textId="77777777" w:rsidR="00B75A2F" w:rsidRDefault="00B75A2F" w:rsidP="00471A62">
      <w:pPr>
        <w:spacing w:line="276" w:lineRule="auto"/>
      </w:pPr>
      <w:r>
        <w:t xml:space="preserve">           </w:t>
      </w:r>
      <w:r w:rsidR="001943CF">
        <w:t xml:space="preserve">the </w:t>
      </w:r>
      <w:r>
        <w:t xml:space="preserve">  </w:t>
      </w:r>
      <w:r w:rsidR="001943CF">
        <w:t xml:space="preserve">little light bulb </w:t>
      </w:r>
      <w:r w:rsidR="00163E65" w:rsidRPr="00163E65">
        <w:rPr>
          <w:noProof/>
        </w:rPr>
        <w:drawing>
          <wp:inline distT="0" distB="0" distL="0" distR="0" wp14:anchorId="00ECCD28" wp14:editId="17872FA8">
            <wp:extent cx="228632" cy="1810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8632" cy="181000"/>
                    </a:xfrm>
                    <a:prstGeom prst="rect">
                      <a:avLst/>
                    </a:prstGeom>
                  </pic:spPr>
                </pic:pic>
              </a:graphicData>
            </a:graphic>
          </wp:inline>
        </w:drawing>
      </w:r>
      <w:r w:rsidR="00163E65" w:rsidRPr="00163E65">
        <w:t xml:space="preserve"> </w:t>
      </w:r>
      <w:r w:rsidR="001943CF">
        <w:t>next to th</w:t>
      </w:r>
      <w:r w:rsidR="00163E65">
        <w:t>e</w:t>
      </w:r>
      <w:r w:rsidR="001943CF">
        <w:t xml:space="preserve"> finding</w:t>
      </w:r>
      <w:r w:rsidR="00163E65">
        <w:t>. This means a quick fix exists for this finding</w:t>
      </w:r>
      <w:r w:rsidR="00E3661A">
        <w:t xml:space="preserve"> and Eclipse can make</w:t>
      </w:r>
      <w:r w:rsidR="00D24978">
        <w:t xml:space="preserve"> that change</w:t>
      </w:r>
      <w:r w:rsidR="00163E65">
        <w:t xml:space="preserve"> for you. </w:t>
      </w:r>
    </w:p>
    <w:p w14:paraId="036A5084" w14:textId="3A841E82" w:rsidR="00163E65" w:rsidRDefault="00B75A2F" w:rsidP="00471A62">
      <w:pPr>
        <w:spacing w:line="276" w:lineRule="auto"/>
      </w:pPr>
      <w:r>
        <w:lastRenderedPageBreak/>
        <w:t xml:space="preserve">           Let’s check the</w:t>
      </w:r>
      <w:r w:rsidR="00163E65">
        <w:t xml:space="preserve"> changes the toolkit is going to apply.</w:t>
      </w:r>
    </w:p>
    <w:p w14:paraId="5AD9F2C6" w14:textId="742ACCE8" w:rsidR="00111157" w:rsidRDefault="00111157" w:rsidP="00111157">
      <w:pPr>
        <w:pStyle w:val="ListParagraph"/>
        <w:numPr>
          <w:ilvl w:val="0"/>
          <w:numId w:val="30"/>
        </w:numPr>
        <w:spacing w:line="276" w:lineRule="auto"/>
      </w:pPr>
      <w:r>
        <w:t xml:space="preserve">Right click the finding instance and choose </w:t>
      </w:r>
      <w:r w:rsidRPr="00111157">
        <w:rPr>
          <w:b/>
        </w:rPr>
        <w:t>Quick Fix Preview</w:t>
      </w:r>
    </w:p>
    <w:p w14:paraId="7D7193EB" w14:textId="5CC7CCD0" w:rsidR="00163E65" w:rsidRDefault="0031189B" w:rsidP="00471A62">
      <w:pPr>
        <w:spacing w:line="276" w:lineRule="auto"/>
      </w:pPr>
      <w:r w:rsidRPr="0031189B">
        <w:rPr>
          <w:noProof/>
        </w:rPr>
        <w:drawing>
          <wp:inline distT="0" distB="0" distL="0" distR="0" wp14:anchorId="780922D2" wp14:editId="14B25851">
            <wp:extent cx="4875684" cy="2345053"/>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4998" cy="2354343"/>
                    </a:xfrm>
                    <a:prstGeom prst="rect">
                      <a:avLst/>
                    </a:prstGeom>
                  </pic:spPr>
                </pic:pic>
              </a:graphicData>
            </a:graphic>
          </wp:inline>
        </w:drawing>
      </w:r>
    </w:p>
    <w:p w14:paraId="1EFC8FCC" w14:textId="127383B9" w:rsidR="00684CA8" w:rsidRDefault="00684CA8" w:rsidP="00471A62">
      <w:pPr>
        <w:spacing w:line="276" w:lineRule="auto"/>
      </w:pPr>
      <w:r>
        <w:t xml:space="preserve">Quick Fix Preview shows </w:t>
      </w:r>
      <w:r w:rsidR="00534581">
        <w:t>that it is going to make a change in</w:t>
      </w:r>
      <w:r>
        <w:t xml:space="preserve"> </w:t>
      </w:r>
      <w:r w:rsidR="00534581" w:rsidRPr="00534581">
        <w:rPr>
          <w:b/>
        </w:rPr>
        <w:t>web.xml</w:t>
      </w:r>
      <w:r w:rsidR="00534581">
        <w:t xml:space="preserve"> and is going to create the </w:t>
      </w:r>
      <w:r w:rsidR="00534581" w:rsidRPr="00534581">
        <w:rPr>
          <w:b/>
        </w:rPr>
        <w:t>ibm-web-bnd.xml</w:t>
      </w:r>
      <w:r w:rsidR="00534581">
        <w:t xml:space="preserve">. </w:t>
      </w:r>
    </w:p>
    <w:p w14:paraId="180DC314" w14:textId="795EB53D" w:rsidR="00AE479D" w:rsidRDefault="00AE479D" w:rsidP="00471A62">
      <w:pPr>
        <w:spacing w:line="276" w:lineRule="auto"/>
      </w:pPr>
      <w:r>
        <w:rPr>
          <w:noProof/>
        </w:rPr>
        <w:drawing>
          <wp:inline distT="0" distB="0" distL="0" distR="0" wp14:anchorId="415BD6FA" wp14:editId="7B530B5C">
            <wp:extent cx="5124450" cy="1019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1019175"/>
                    </a:xfrm>
                    <a:prstGeom prst="rect">
                      <a:avLst/>
                    </a:prstGeom>
                  </pic:spPr>
                </pic:pic>
              </a:graphicData>
            </a:graphic>
          </wp:inline>
        </w:drawing>
      </w:r>
    </w:p>
    <w:p w14:paraId="5EAB48AB" w14:textId="1B4B6FF8" w:rsidR="0098116D" w:rsidRPr="00534581" w:rsidRDefault="00AE479D">
      <w:pPr>
        <w:pStyle w:val="ListParagraph"/>
        <w:numPr>
          <w:ilvl w:val="0"/>
          <w:numId w:val="30"/>
        </w:numPr>
        <w:spacing w:line="276" w:lineRule="auto"/>
      </w:pPr>
      <w:r>
        <w:t xml:space="preserve">We are going to allow the toolkit to make the changes. </w:t>
      </w:r>
      <w:r w:rsidR="00534581">
        <w:t xml:space="preserve">Right click the finding instance and click </w:t>
      </w:r>
      <w:r w:rsidR="00534581" w:rsidRPr="00AE479D">
        <w:rPr>
          <w:b/>
        </w:rPr>
        <w:t>Quick Fix All</w:t>
      </w:r>
    </w:p>
    <w:p w14:paraId="20874A43" w14:textId="77777777" w:rsidR="00B75A2F" w:rsidRDefault="00B75A2F" w:rsidP="00534581">
      <w:pPr>
        <w:spacing w:line="276" w:lineRule="auto"/>
      </w:pPr>
      <w:r>
        <w:t xml:space="preserve">      </w:t>
      </w:r>
      <w:r w:rsidR="00515504">
        <w:t xml:space="preserve">The application is ready to migrate to “Liberty for Java” runtime in Bluemix. </w:t>
      </w:r>
      <w:r w:rsidR="00534581">
        <w:t xml:space="preserve">We are going to remove the libraries in the WEB-INF\lib </w:t>
      </w:r>
    </w:p>
    <w:p w14:paraId="6062D5AB" w14:textId="7931AEBA" w:rsidR="00534581" w:rsidRDefault="00B75A2F" w:rsidP="00534581">
      <w:pPr>
        <w:spacing w:line="276" w:lineRule="auto"/>
      </w:pPr>
      <w:r>
        <w:t xml:space="preserve">       </w:t>
      </w:r>
      <w:r w:rsidR="00534581">
        <w:t>folder since we don’t need them on the cloud and it is adding to your application size.</w:t>
      </w:r>
    </w:p>
    <w:p w14:paraId="67068D6D" w14:textId="29D08C09" w:rsidR="00534581" w:rsidRDefault="00534581" w:rsidP="00534581">
      <w:pPr>
        <w:pStyle w:val="ListParagraph"/>
        <w:numPr>
          <w:ilvl w:val="0"/>
          <w:numId w:val="30"/>
        </w:numPr>
        <w:spacing w:line="276" w:lineRule="auto"/>
      </w:pPr>
      <w:r>
        <w:t>Go to WEB-INF\lib, choose the three derby jars and delete them</w:t>
      </w:r>
    </w:p>
    <w:p w14:paraId="2F2E05E4" w14:textId="77777777" w:rsidR="00B75A2F" w:rsidRDefault="00B75A2F" w:rsidP="00534581">
      <w:pPr>
        <w:spacing w:line="276" w:lineRule="auto"/>
      </w:pPr>
      <w:r>
        <w:t xml:space="preserve">      </w:t>
      </w:r>
      <w:r w:rsidR="00534581">
        <w:t xml:space="preserve">We have successfully prepared our application for the move to Bluemix. In the next section, we are going to deploy and start our </w:t>
      </w:r>
    </w:p>
    <w:p w14:paraId="0F1B6A7A" w14:textId="36668122" w:rsidR="00534581" w:rsidRDefault="00B75A2F" w:rsidP="00534581">
      <w:pPr>
        <w:spacing w:line="276" w:lineRule="auto"/>
      </w:pPr>
      <w:r>
        <w:t xml:space="preserve">      </w:t>
      </w:r>
      <w:r w:rsidR="00534581">
        <w:t>application on the cloud.</w:t>
      </w:r>
    </w:p>
    <w:p w14:paraId="3E98F92E" w14:textId="77777777" w:rsidR="00C5369F" w:rsidRDefault="00C5369F" w:rsidP="00C5369F">
      <w:pPr>
        <w:pStyle w:val="Heading2"/>
      </w:pPr>
      <w:bookmarkStart w:id="7" w:name="_Toc427178900"/>
      <w:r>
        <w:lastRenderedPageBreak/>
        <w:t>Deploying the application to Bluemix</w:t>
      </w:r>
      <w:bookmarkEnd w:id="7"/>
    </w:p>
    <w:p w14:paraId="0D9C4264" w14:textId="74DC4B2E" w:rsidR="00A537FE" w:rsidRDefault="00A537FE" w:rsidP="00A537FE">
      <w:r>
        <w:t>In this section you will use the Eclipse tools for IBM Bluemix to deploy the Easy JSP Forum application t</w:t>
      </w:r>
      <w:r w:rsidR="00CD0F69">
        <w:t xml:space="preserve">o IBM Bluemix, follow the </w:t>
      </w:r>
      <w:r>
        <w:t>steps</w:t>
      </w:r>
      <w:r w:rsidR="00CD0F69">
        <w:t xml:space="preserve"> below</w:t>
      </w:r>
      <w:r>
        <w:t xml:space="preserve"> to do that</w:t>
      </w:r>
      <w:r w:rsidR="00650A6E">
        <w:t>.</w:t>
      </w:r>
    </w:p>
    <w:p w14:paraId="2099D5C9" w14:textId="77777777" w:rsidR="00015191" w:rsidRDefault="00015191" w:rsidP="00015191">
      <w:pPr>
        <w:pStyle w:val="Heading3"/>
      </w:pPr>
      <w:r>
        <w:t>Create the database on Bluemix</w:t>
      </w:r>
    </w:p>
    <w:p w14:paraId="48AB31B2" w14:textId="7CE9A060" w:rsidR="00015191" w:rsidRDefault="00015191" w:rsidP="00015191">
      <w:r w:rsidRPr="00ED4F06">
        <w:t xml:space="preserve">The Easy JSP Forum comes with Microsoft Access database. </w:t>
      </w:r>
      <w:r w:rsidR="00F564C0">
        <w:t xml:space="preserve">We have chosen </w:t>
      </w:r>
      <w:r>
        <w:t>SQL Database</w:t>
      </w:r>
      <w:r w:rsidR="00922150">
        <w:t xml:space="preserve"> </w:t>
      </w:r>
      <w:r w:rsidR="003C0190">
        <w:t xml:space="preserve">service in the Cloud </w:t>
      </w:r>
      <w:r w:rsidR="00922150">
        <w:t xml:space="preserve">as </w:t>
      </w:r>
      <w:r w:rsidR="00244D68">
        <w:t>the</w:t>
      </w:r>
      <w:r w:rsidR="00922150">
        <w:t xml:space="preserve"> database backend for the</w:t>
      </w:r>
      <w:r w:rsidR="00244D68">
        <w:t xml:space="preserve"> migrated application</w:t>
      </w:r>
      <w:r w:rsidR="00922150">
        <w:t xml:space="preserve">. </w:t>
      </w:r>
      <w:r>
        <w:t>SQL database</w:t>
      </w:r>
      <w:r w:rsidR="00922150">
        <w:t xml:space="preserve"> in Bluemix,</w:t>
      </w:r>
      <w:r>
        <w:t xml:space="preserve"> is an on demand relational </w:t>
      </w:r>
      <w:r w:rsidR="00922150">
        <w:t xml:space="preserve">database, </w:t>
      </w:r>
      <w:r>
        <w:t xml:space="preserve">powered by DB2. </w:t>
      </w:r>
      <w:r w:rsidRPr="00ED4F06">
        <w:t>There is no database creation script that is provided with the application. In our scenario, we create the database and tables manually.</w:t>
      </w:r>
      <w:r w:rsidR="004A5CD3">
        <w:t xml:space="preserve"> Follow the </w:t>
      </w:r>
      <w:r>
        <w:t xml:space="preserve">steps </w:t>
      </w:r>
      <w:r w:rsidR="004A5CD3">
        <w:t xml:space="preserve">below, </w:t>
      </w:r>
      <w:r>
        <w:t>to creat</w:t>
      </w:r>
      <w:r w:rsidR="004A5CD3">
        <w:t xml:space="preserve">e the database and its </w:t>
      </w:r>
      <w:r>
        <w:t>tables</w:t>
      </w:r>
    </w:p>
    <w:p w14:paraId="6A9E63E9" w14:textId="77777777" w:rsidR="00015191" w:rsidRDefault="00015191" w:rsidP="00015191">
      <w:pPr>
        <w:numPr>
          <w:ilvl w:val="0"/>
          <w:numId w:val="27"/>
        </w:numPr>
      </w:pPr>
      <w:r>
        <w:t>Login to Bluemix and open Bluemix Catalog</w:t>
      </w:r>
    </w:p>
    <w:p w14:paraId="596BD136" w14:textId="77777777" w:rsidR="00015191" w:rsidRDefault="00015191" w:rsidP="00015191">
      <w:pPr>
        <w:numPr>
          <w:ilvl w:val="0"/>
          <w:numId w:val="27"/>
        </w:numPr>
      </w:pPr>
      <w:r>
        <w:t>Search the catalog for the SQL Database Service provided by IBM and click it</w:t>
      </w:r>
    </w:p>
    <w:p w14:paraId="1845F038" w14:textId="77777777" w:rsidR="00015191" w:rsidRDefault="00015191" w:rsidP="00015191">
      <w:pPr>
        <w:ind w:left="720"/>
      </w:pPr>
      <w:r>
        <w:rPr>
          <w:noProof/>
        </w:rPr>
        <w:drawing>
          <wp:inline distT="0" distB="0" distL="0" distR="0" wp14:anchorId="144E113D" wp14:editId="11F81AF8">
            <wp:extent cx="6477000" cy="4060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4060190"/>
                    </a:xfrm>
                    <a:prstGeom prst="rect">
                      <a:avLst/>
                    </a:prstGeom>
                    <a:noFill/>
                    <a:ln>
                      <a:noFill/>
                    </a:ln>
                  </pic:spPr>
                </pic:pic>
              </a:graphicData>
            </a:graphic>
          </wp:inline>
        </w:drawing>
      </w:r>
    </w:p>
    <w:p w14:paraId="4E1D4186" w14:textId="29BA88EC" w:rsidR="00015191" w:rsidRPr="00B9179A" w:rsidRDefault="00015191" w:rsidP="00015191">
      <w:pPr>
        <w:numPr>
          <w:ilvl w:val="0"/>
          <w:numId w:val="27"/>
        </w:numPr>
      </w:pPr>
      <w:r>
        <w:t xml:space="preserve">The new SQL Database service dialog opens, name the service ForumDB, leave everything else to its defaults and click </w:t>
      </w:r>
      <w:r w:rsidR="00650A6E">
        <w:rPr>
          <w:b/>
        </w:rPr>
        <w:t>USE</w:t>
      </w:r>
    </w:p>
    <w:p w14:paraId="3DF8F132" w14:textId="74239DEC" w:rsidR="009C7816" w:rsidRDefault="009C7816" w:rsidP="00015191">
      <w:pPr>
        <w:ind w:left="720"/>
      </w:pPr>
      <w:r w:rsidRPr="009C7816">
        <w:rPr>
          <w:noProof/>
        </w:rPr>
        <w:lastRenderedPageBreak/>
        <w:drawing>
          <wp:inline distT="0" distB="0" distL="0" distR="0" wp14:anchorId="44E52AFB" wp14:editId="07344BE9">
            <wp:extent cx="6492240" cy="3136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92240" cy="3136900"/>
                    </a:xfrm>
                    <a:prstGeom prst="rect">
                      <a:avLst/>
                    </a:prstGeom>
                  </pic:spPr>
                </pic:pic>
              </a:graphicData>
            </a:graphic>
          </wp:inline>
        </w:drawing>
      </w:r>
    </w:p>
    <w:p w14:paraId="496B3BF1" w14:textId="77777777" w:rsidR="00015191" w:rsidRDefault="00015191" w:rsidP="00015191">
      <w:pPr>
        <w:numPr>
          <w:ilvl w:val="0"/>
          <w:numId w:val="27"/>
        </w:numPr>
      </w:pPr>
      <w:r>
        <w:t xml:space="preserve">After the Service is created, click </w:t>
      </w:r>
      <w:r w:rsidRPr="008669F3">
        <w:rPr>
          <w:b/>
        </w:rPr>
        <w:t>Launch</w:t>
      </w:r>
      <w:r>
        <w:t xml:space="preserve"> to open the SQL Database Web Console. </w:t>
      </w:r>
    </w:p>
    <w:p w14:paraId="31E761AC" w14:textId="77777777" w:rsidR="00015191" w:rsidRDefault="00015191" w:rsidP="00015191">
      <w:pPr>
        <w:numPr>
          <w:ilvl w:val="0"/>
          <w:numId w:val="27"/>
        </w:numPr>
      </w:pPr>
      <w:r>
        <w:t>When the SQL Database Web Console opens, click “Work with Tables” To add the database tables, then click the + sign to add a table</w:t>
      </w:r>
    </w:p>
    <w:p w14:paraId="149AC427" w14:textId="77777777" w:rsidR="00015191" w:rsidRDefault="00015191" w:rsidP="00015191">
      <w:pPr>
        <w:numPr>
          <w:ilvl w:val="0"/>
          <w:numId w:val="27"/>
        </w:numPr>
      </w:pPr>
      <w:r>
        <w:t>Use the SQL statements below to create the needed database tables and populate it with sample data:</w:t>
      </w:r>
    </w:p>
    <w:p w14:paraId="2675FE48" w14:textId="7AAE274E" w:rsidR="00015191" w:rsidRPr="003E3D95" w:rsidRDefault="00015191" w:rsidP="00015191">
      <w:pPr>
        <w:rPr>
          <w:i/>
          <w:sz w:val="18"/>
          <w:szCs w:val="22"/>
        </w:rPr>
      </w:pPr>
      <w:r w:rsidRPr="003E3D95">
        <w:rPr>
          <w:i/>
          <w:sz w:val="18"/>
          <w:szCs w:val="22"/>
        </w:rPr>
        <w:t>CREATE TABLE BOXES ( "BOX_NAME" VARCHAR(100) , "SORT_DESC" VARCHAR(100) , "BOX_ID" INTEGER ,</w:t>
      </w:r>
      <w:r w:rsidR="00113F6C">
        <w:rPr>
          <w:i/>
          <w:sz w:val="18"/>
          <w:szCs w:val="22"/>
        </w:rPr>
        <w:t xml:space="preserve"> </w:t>
      </w:r>
      <w:r w:rsidRPr="003E3D95">
        <w:rPr>
          <w:i/>
          <w:sz w:val="18"/>
          <w:szCs w:val="22"/>
        </w:rPr>
        <w:t>"MEMBER_ID" INTEGER );</w:t>
      </w:r>
    </w:p>
    <w:p w14:paraId="17A8E175" w14:textId="77777777" w:rsidR="00015191" w:rsidRPr="003E3D95" w:rsidRDefault="00015191" w:rsidP="00015191">
      <w:pPr>
        <w:rPr>
          <w:i/>
          <w:sz w:val="18"/>
          <w:szCs w:val="22"/>
        </w:rPr>
      </w:pPr>
    </w:p>
    <w:p w14:paraId="5D5C0EBE" w14:textId="34E31540" w:rsidR="00015191" w:rsidRPr="003E3D95" w:rsidRDefault="00015191" w:rsidP="00015191">
      <w:pPr>
        <w:rPr>
          <w:i/>
          <w:sz w:val="18"/>
          <w:szCs w:val="22"/>
        </w:rPr>
      </w:pPr>
      <w:r w:rsidRPr="003E3D95">
        <w:rPr>
          <w:i/>
          <w:sz w:val="18"/>
          <w:szCs w:val="22"/>
        </w:rPr>
        <w:t>CREATE TABLE LEVELS ("GRADE" VARCHAR(100) ,"MIN_POST" INTEGER ,"MAX_POST" INTEGER ,"DESCRIPTION" VARCHAR(100) );</w:t>
      </w:r>
    </w:p>
    <w:p w14:paraId="2FAE808B" w14:textId="77777777" w:rsidR="00015191" w:rsidRPr="003E3D95" w:rsidRDefault="00015191" w:rsidP="00015191">
      <w:pPr>
        <w:rPr>
          <w:i/>
          <w:sz w:val="18"/>
          <w:szCs w:val="22"/>
        </w:rPr>
      </w:pPr>
    </w:p>
    <w:p w14:paraId="241A26D1" w14:textId="5942113A" w:rsidR="00015191" w:rsidRPr="003E3D95" w:rsidRDefault="00015191" w:rsidP="00015191">
      <w:pPr>
        <w:rPr>
          <w:i/>
          <w:sz w:val="18"/>
          <w:szCs w:val="22"/>
        </w:rPr>
      </w:pPr>
      <w:r w:rsidRPr="003E3D95">
        <w:rPr>
          <w:i/>
          <w:sz w:val="18"/>
          <w:szCs w:val="22"/>
        </w:rPr>
        <w:t>CREATE TABLE MEMBERS ("MEMBER_ID" BIGINT NOT NULL , "USERNAME" VARCHAR(100) NOT NULL ,"PASSWORD" VARCHAR(100) NOT NULL ,"FIRSTNAME" VARCHAR(100) NOT NULL ,"LASTNAME" VARCHAR(100) NOT NULL , "EMAIL" VARCHAR(100) NOT NULL , "REGDATE" VARCHAR(100) NOT NULL , "TYPE" VARCHAR(100) NOT NULL );</w:t>
      </w:r>
    </w:p>
    <w:p w14:paraId="1A4FF26D" w14:textId="77777777" w:rsidR="00015191" w:rsidRPr="003E3D95" w:rsidRDefault="00015191" w:rsidP="00015191">
      <w:pPr>
        <w:rPr>
          <w:i/>
          <w:sz w:val="18"/>
          <w:szCs w:val="22"/>
        </w:rPr>
      </w:pPr>
    </w:p>
    <w:p w14:paraId="2BE4676F" w14:textId="2F9CD03B" w:rsidR="00015191" w:rsidRPr="003E3D95" w:rsidRDefault="00015191" w:rsidP="00AD6DDC">
      <w:pPr>
        <w:rPr>
          <w:i/>
          <w:sz w:val="18"/>
          <w:szCs w:val="22"/>
        </w:rPr>
      </w:pPr>
      <w:r w:rsidRPr="003E3D95">
        <w:rPr>
          <w:i/>
          <w:sz w:val="18"/>
          <w:szCs w:val="22"/>
        </w:rPr>
        <w:t>CREATE TABLE "THREADS" ("THREAD_ID" BIGINT NOT NULL , "BOX_ID" BIGINT NOT NULL ,"PARENT_ID" BIGINT NOT NULL , "MEMBER_ID" BIGINT NOT NULL , "SUBJECT" VARCHAR(100) NOT NULL ,"POST_TEXT" VARCHAR(1000) NOT NULL , "POST_DATE" BIGINT NOT NULL );</w:t>
      </w:r>
      <w:r w:rsidRPr="003E3D95">
        <w:rPr>
          <w:i/>
          <w:sz w:val="18"/>
          <w:szCs w:val="22"/>
        </w:rPr>
        <w:tab/>
      </w:r>
    </w:p>
    <w:p w14:paraId="7460E9B5" w14:textId="77777777" w:rsidR="00015191" w:rsidRPr="003E3D95" w:rsidRDefault="00015191" w:rsidP="00015191">
      <w:pPr>
        <w:tabs>
          <w:tab w:val="center" w:pos="5112"/>
        </w:tabs>
        <w:rPr>
          <w:i/>
          <w:sz w:val="18"/>
          <w:szCs w:val="22"/>
        </w:rPr>
      </w:pPr>
    </w:p>
    <w:p w14:paraId="30441F22" w14:textId="16FEF878" w:rsidR="00015191" w:rsidRPr="003E3D95" w:rsidRDefault="00015191" w:rsidP="00015191">
      <w:pPr>
        <w:tabs>
          <w:tab w:val="center" w:pos="5112"/>
        </w:tabs>
        <w:rPr>
          <w:i/>
          <w:sz w:val="18"/>
          <w:szCs w:val="22"/>
        </w:rPr>
      </w:pPr>
      <w:r w:rsidRPr="003E3D95">
        <w:rPr>
          <w:i/>
          <w:sz w:val="18"/>
          <w:szCs w:val="22"/>
        </w:rPr>
        <w:t>INSERT INTO MEMBERS VALUES(1,'admin','admin','Forum','Admin','fxavier@br.ibm.com','Fri May 07 10:44:38 ICT 2010','Administrator');</w:t>
      </w:r>
    </w:p>
    <w:p w14:paraId="406B3651" w14:textId="77777777" w:rsidR="00015191" w:rsidRPr="003E3D95" w:rsidRDefault="00015191" w:rsidP="00015191">
      <w:pPr>
        <w:tabs>
          <w:tab w:val="center" w:pos="5112"/>
        </w:tabs>
        <w:rPr>
          <w:i/>
          <w:sz w:val="18"/>
          <w:szCs w:val="22"/>
        </w:rPr>
      </w:pPr>
      <w:r w:rsidRPr="003E3D95">
        <w:rPr>
          <w:i/>
          <w:sz w:val="18"/>
          <w:szCs w:val="22"/>
        </w:rPr>
        <w:lastRenderedPageBreak/>
        <w:t>INSERT INTO MEMBERS VALUES (2,'mod','mod','Forum','Moderator','dt@test.com','Fri May 07 10:44:38 ICT 2010','Moderator');</w:t>
      </w:r>
    </w:p>
    <w:p w14:paraId="6C0F8888" w14:textId="77777777" w:rsidR="00015191" w:rsidRPr="003E3D95" w:rsidRDefault="00015191" w:rsidP="00015191">
      <w:pPr>
        <w:tabs>
          <w:tab w:val="center" w:pos="5112"/>
        </w:tabs>
        <w:rPr>
          <w:i/>
          <w:sz w:val="18"/>
          <w:szCs w:val="22"/>
        </w:rPr>
      </w:pPr>
      <w:r w:rsidRPr="003E3D95">
        <w:rPr>
          <w:i/>
          <w:sz w:val="18"/>
          <w:szCs w:val="22"/>
        </w:rPr>
        <w:t>INSERT INTO MEMBERS VALUES (3,'member','member','Forum','Member','dt@test.com','Fri May 07 10:44:38 ICT 2010','Member');</w:t>
      </w:r>
    </w:p>
    <w:p w14:paraId="2AF5B1B5" w14:textId="77777777" w:rsidR="00015191" w:rsidRDefault="00015191" w:rsidP="00015191">
      <w:r>
        <w:t>The database setup is now complete</w:t>
      </w:r>
    </w:p>
    <w:p w14:paraId="726DAEF0" w14:textId="77777777" w:rsidR="00D8407E" w:rsidRPr="008669F3" w:rsidRDefault="00D8407E" w:rsidP="008669F3">
      <w:pPr>
        <w:rPr>
          <w:lang w:eastAsia="zh-CN"/>
        </w:rPr>
      </w:pPr>
    </w:p>
    <w:p w14:paraId="1E2205A9" w14:textId="77777777" w:rsidR="00582C30" w:rsidRDefault="00582C30" w:rsidP="00582C30">
      <w:pPr>
        <w:pStyle w:val="Heading3"/>
      </w:pPr>
      <w:r>
        <w:t xml:space="preserve">Configuring the Easy JSP Forum application for Bluemix </w:t>
      </w:r>
    </w:p>
    <w:p w14:paraId="1E31BE9D" w14:textId="77777777" w:rsidR="00816CCB" w:rsidRPr="008669F3" w:rsidRDefault="00816CCB" w:rsidP="008669F3"/>
    <w:p w14:paraId="30C1D640" w14:textId="15366B99" w:rsidR="007535DD" w:rsidRDefault="00015191" w:rsidP="00582C30">
      <w:pPr>
        <w:tabs>
          <w:tab w:val="left" w:pos="1538"/>
        </w:tabs>
      </w:pPr>
      <w:r>
        <w:t xml:space="preserve">Now it is time </w:t>
      </w:r>
      <w:r w:rsidR="00582C30">
        <w:t xml:space="preserve">to create the Bluemix application. You are going to use the Java Liberty Boilerplate to create and host your Bluemix application. Follow the steps </w:t>
      </w:r>
      <w:r w:rsidR="00816CCB">
        <w:t xml:space="preserve">below </w:t>
      </w:r>
      <w:r w:rsidR="00582C30">
        <w:t xml:space="preserve">to </w:t>
      </w:r>
      <w:r w:rsidR="00816CCB">
        <w:t xml:space="preserve">push Easy JSP Forum application to IBM Cloud. </w:t>
      </w:r>
    </w:p>
    <w:p w14:paraId="645F2479" w14:textId="77777777" w:rsidR="007535DD" w:rsidRDefault="00816CCB" w:rsidP="008669F3">
      <w:pPr>
        <w:pStyle w:val="ListParagraph"/>
        <w:numPr>
          <w:ilvl w:val="1"/>
          <w:numId w:val="43"/>
        </w:numPr>
      </w:pPr>
      <w:r>
        <w:t xml:space="preserve">Copy build.xml and manifest.yml files from </w:t>
      </w:r>
      <w:r w:rsidR="00450488">
        <w:t>&lt;AP</w:t>
      </w:r>
      <w:r w:rsidR="00660384">
        <w:t>P</w:t>
      </w:r>
      <w:r w:rsidR="00450488">
        <w:t>_DIR&gt; folder</w:t>
      </w:r>
      <w:r w:rsidR="00FB303C">
        <w:t xml:space="preserve"> to the root of </w:t>
      </w:r>
      <w:r w:rsidR="00FB303C" w:rsidRPr="007535DD">
        <w:rPr>
          <w:b/>
        </w:rPr>
        <w:t>forum</w:t>
      </w:r>
      <w:r w:rsidR="00FB303C">
        <w:t xml:space="preserve"> project</w:t>
      </w:r>
      <w:r w:rsidR="00450488">
        <w:t>.</w:t>
      </w:r>
    </w:p>
    <w:p w14:paraId="7C1A5B8C" w14:textId="77777777" w:rsidR="007535DD" w:rsidRDefault="007535DD" w:rsidP="008669F3">
      <w:pPr>
        <w:pStyle w:val="ListParagraph"/>
        <w:ind w:left="1440"/>
      </w:pPr>
    </w:p>
    <w:p w14:paraId="56310212" w14:textId="3330DA8F" w:rsidR="00582C30" w:rsidRDefault="007535DD" w:rsidP="008669F3">
      <w:pPr>
        <w:pStyle w:val="ListParagraph"/>
        <w:numPr>
          <w:ilvl w:val="1"/>
          <w:numId w:val="43"/>
        </w:numPr>
      </w:pPr>
      <w:r>
        <w:t>T</w:t>
      </w:r>
      <w:r w:rsidR="00582C30">
        <w:t xml:space="preserve">he manifest.yml file is a configuration file used to instruct Bluemix on how to deploy your application, providing configuration for which application to deploy to, how much memory to use, etc. Inspect the file to see that it is configured to deploy your forum code to the </w:t>
      </w:r>
      <w:r w:rsidR="00B41BD2">
        <w:t xml:space="preserve">Bluemix </w:t>
      </w:r>
      <w:r w:rsidR="00582C30">
        <w:t xml:space="preserve">application you just created. </w:t>
      </w:r>
    </w:p>
    <w:p w14:paraId="63981055" w14:textId="6213EF70" w:rsidR="00333FEA" w:rsidRDefault="00333FEA" w:rsidP="008669F3">
      <w:pPr>
        <w:ind w:left="720"/>
      </w:pPr>
      <w:r>
        <w:rPr>
          <w:noProof/>
        </w:rPr>
        <w:drawing>
          <wp:inline distT="0" distB="0" distL="0" distR="0" wp14:anchorId="31D57FF1" wp14:editId="669A1BBD">
            <wp:extent cx="1924050" cy="11430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24050" cy="1143000"/>
                    </a:xfrm>
                    <a:prstGeom prst="rect">
                      <a:avLst/>
                    </a:prstGeom>
                  </pic:spPr>
                </pic:pic>
              </a:graphicData>
            </a:graphic>
          </wp:inline>
        </w:drawing>
      </w:r>
    </w:p>
    <w:p w14:paraId="4126FDAC" w14:textId="709087E5" w:rsidR="00333FEA" w:rsidRDefault="00333FEA" w:rsidP="008669F3">
      <w:pPr>
        <w:ind w:left="720"/>
      </w:pPr>
      <w:r>
        <w:t>Pay attention to the hostname, it should be unique to deploy your application.</w:t>
      </w:r>
    </w:p>
    <w:p w14:paraId="31296241" w14:textId="77777777" w:rsidR="00582C30" w:rsidRDefault="00582C30" w:rsidP="00582C30">
      <w:pPr>
        <w:numPr>
          <w:ilvl w:val="0"/>
          <w:numId w:val="27"/>
        </w:numPr>
      </w:pPr>
      <w:r>
        <w:t xml:space="preserve">The build.xml is a small ant script that simplifies creating the WAR file from the project. Click Window -&gt; Show View in Eclipse and select the ANT view. </w:t>
      </w:r>
    </w:p>
    <w:p w14:paraId="5D8CEE27" w14:textId="77777777" w:rsidR="00B41BD2" w:rsidRDefault="00582C30">
      <w:pPr>
        <w:numPr>
          <w:ilvl w:val="0"/>
          <w:numId w:val="27"/>
        </w:numPr>
      </w:pPr>
      <w:r>
        <w:t>From the Ant view click the add build file icon, and select build.xml from the forum project</w:t>
      </w:r>
      <w:r w:rsidRPr="007E06D7">
        <w:t xml:space="preserve"> </w:t>
      </w:r>
    </w:p>
    <w:p w14:paraId="1BAB18CE" w14:textId="029930A1" w:rsidR="00582C30" w:rsidRDefault="00582C30" w:rsidP="008669F3">
      <w:pPr>
        <w:ind w:left="360"/>
      </w:pPr>
      <w:r>
        <w:rPr>
          <w:noProof/>
        </w:rPr>
        <w:drawing>
          <wp:inline distT="0" distB="0" distL="0" distR="0" wp14:anchorId="4B9771C7" wp14:editId="0BF4B64A">
            <wp:extent cx="6492240" cy="1360195"/>
            <wp:effectExtent l="0" t="0" r="10160" b="1143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92240" cy="1360195"/>
                    </a:xfrm>
                    <a:prstGeom prst="rect">
                      <a:avLst/>
                    </a:prstGeom>
                    <a:noFill/>
                    <a:ln>
                      <a:noFill/>
                    </a:ln>
                  </pic:spPr>
                </pic:pic>
              </a:graphicData>
            </a:graphic>
          </wp:inline>
        </w:drawing>
      </w:r>
    </w:p>
    <w:p w14:paraId="339D1BF3" w14:textId="77777777" w:rsidR="00321441" w:rsidRDefault="00582C30" w:rsidP="00321441">
      <w:pPr>
        <w:numPr>
          <w:ilvl w:val="0"/>
          <w:numId w:val="27"/>
        </w:numPr>
      </w:pPr>
      <w:r>
        <w:lastRenderedPageBreak/>
        <w:t xml:space="preserve">Double click the </w:t>
      </w:r>
      <w:r w:rsidRPr="008669F3">
        <w:rPr>
          <w:b/>
        </w:rPr>
        <w:t>build-war</w:t>
      </w:r>
      <w:r>
        <w:t xml:space="preserve"> target in ant view to execute building the WAR file. Wait until the build is successful then the war file should be generated in the forum root directory with the name webStarterApp.war</w:t>
      </w:r>
    </w:p>
    <w:p w14:paraId="73BA5ECA" w14:textId="0E66C8FB" w:rsidR="00333FEA" w:rsidRDefault="00333FEA" w:rsidP="008669F3">
      <w:pPr>
        <w:ind w:left="720"/>
      </w:pPr>
      <w:r>
        <w:rPr>
          <w:noProof/>
        </w:rPr>
        <w:drawing>
          <wp:inline distT="0" distB="0" distL="0" distR="0" wp14:anchorId="18390ED7" wp14:editId="3E7C54E5">
            <wp:extent cx="6492240" cy="2477135"/>
            <wp:effectExtent l="0" t="0" r="381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92240" cy="2477135"/>
                    </a:xfrm>
                    <a:prstGeom prst="rect">
                      <a:avLst/>
                    </a:prstGeom>
                  </pic:spPr>
                </pic:pic>
              </a:graphicData>
            </a:graphic>
          </wp:inline>
        </w:drawing>
      </w:r>
    </w:p>
    <w:p w14:paraId="573110CE" w14:textId="549088D8" w:rsidR="00321441" w:rsidRDefault="00A537FE" w:rsidP="00321441">
      <w:pPr>
        <w:numPr>
          <w:ilvl w:val="0"/>
          <w:numId w:val="27"/>
        </w:numPr>
      </w:pPr>
      <w:r>
        <w:t xml:space="preserve">In Eclipse Java EE </w:t>
      </w:r>
      <w:r w:rsidR="00420E02">
        <w:t xml:space="preserve">perspective, open the </w:t>
      </w:r>
      <w:r w:rsidR="00863517">
        <w:t xml:space="preserve">Servers view, right click on any free space and select New -&gt; Server. </w:t>
      </w:r>
    </w:p>
    <w:p w14:paraId="318AD53C" w14:textId="42DB46D2" w:rsidR="00A8190A" w:rsidRDefault="00333FEA">
      <w:pPr>
        <w:numPr>
          <w:ilvl w:val="0"/>
          <w:numId w:val="27"/>
        </w:numPr>
      </w:pPr>
      <w:r>
        <w:t xml:space="preserve">Create a new server, </w:t>
      </w:r>
      <w:r w:rsidR="00A8190A">
        <w:t xml:space="preserve">Go to </w:t>
      </w:r>
      <w:r w:rsidR="00A8190A" w:rsidRPr="008669F3">
        <w:rPr>
          <w:b/>
        </w:rPr>
        <w:t>Servers</w:t>
      </w:r>
      <w:r w:rsidR="00A8190A">
        <w:t xml:space="preserve"> tab, Click </w:t>
      </w:r>
      <w:r w:rsidR="00A8190A" w:rsidRPr="008669F3">
        <w:rPr>
          <w:b/>
        </w:rPr>
        <w:t>New-&gt; Server</w:t>
      </w:r>
      <w:r w:rsidR="00A8190A">
        <w:t xml:space="preserve">, select </w:t>
      </w:r>
      <w:r w:rsidR="00863517" w:rsidRPr="008669F3">
        <w:rPr>
          <w:b/>
        </w:rPr>
        <w:t xml:space="preserve">IBM </w:t>
      </w:r>
      <w:r w:rsidR="00A8190A" w:rsidRPr="008669F3">
        <w:rPr>
          <w:b/>
        </w:rPr>
        <w:t>Bluemix</w:t>
      </w:r>
      <w:r w:rsidR="00A8190A">
        <w:t xml:space="preserve"> </w:t>
      </w:r>
      <w:r w:rsidR="00863517">
        <w:t>and click</w:t>
      </w:r>
      <w:r w:rsidR="00A8190A">
        <w:t xml:space="preserve"> </w:t>
      </w:r>
      <w:r w:rsidR="00A8190A" w:rsidRPr="008669F3">
        <w:rPr>
          <w:b/>
        </w:rPr>
        <w:t>Next</w:t>
      </w:r>
      <w:r w:rsidR="00863517">
        <w:t xml:space="preserve"> </w:t>
      </w:r>
    </w:p>
    <w:p w14:paraId="678ADC07" w14:textId="77777777" w:rsidR="00A8190A" w:rsidRDefault="00A8190A" w:rsidP="008669F3">
      <w:pPr>
        <w:ind w:left="720"/>
      </w:pPr>
    </w:p>
    <w:p w14:paraId="7543944A" w14:textId="7138B496" w:rsidR="00863517" w:rsidRDefault="00863517" w:rsidP="008669F3">
      <w:pPr>
        <w:ind w:left="720"/>
      </w:pPr>
      <w:r>
        <w:lastRenderedPageBreak/>
        <w:t xml:space="preserve"> </w:t>
      </w:r>
      <w:r>
        <w:rPr>
          <w:noProof/>
        </w:rPr>
        <w:drawing>
          <wp:inline distT="0" distB="0" distL="0" distR="0" wp14:anchorId="29065600" wp14:editId="3832CE2B">
            <wp:extent cx="3896851" cy="4258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7800" cy="4259196"/>
                    </a:xfrm>
                    <a:prstGeom prst="rect">
                      <a:avLst/>
                    </a:prstGeom>
                    <a:noFill/>
                    <a:ln>
                      <a:noFill/>
                    </a:ln>
                  </pic:spPr>
                </pic:pic>
              </a:graphicData>
            </a:graphic>
          </wp:inline>
        </w:drawing>
      </w:r>
    </w:p>
    <w:p w14:paraId="0ABBB127" w14:textId="105773BF" w:rsidR="00863517" w:rsidRPr="008669F3" w:rsidRDefault="00863517" w:rsidP="00321441">
      <w:pPr>
        <w:numPr>
          <w:ilvl w:val="0"/>
          <w:numId w:val="27"/>
        </w:numPr>
      </w:pPr>
      <w:r>
        <w:t xml:space="preserve">In the next view add your Bluemix user ID and password and click </w:t>
      </w:r>
      <w:r w:rsidRPr="008669F3">
        <w:rPr>
          <w:b/>
        </w:rPr>
        <w:t>Next</w:t>
      </w:r>
    </w:p>
    <w:p w14:paraId="6DB30896" w14:textId="3E05AF0B" w:rsidR="004757C7" w:rsidRDefault="006C1D87" w:rsidP="008669F3">
      <w:pPr>
        <w:ind w:left="720"/>
      </w:pPr>
      <w:r w:rsidRPr="006C1D87">
        <w:rPr>
          <w:noProof/>
        </w:rPr>
        <w:lastRenderedPageBreak/>
        <w:drawing>
          <wp:inline distT="0" distB="0" distL="0" distR="0" wp14:anchorId="14BC244E" wp14:editId="78FA8678">
            <wp:extent cx="5651500" cy="5544820"/>
            <wp:effectExtent l="0" t="0" r="6350" b="0"/>
            <wp:docPr id="12" name="Picture 12" descr="C:\Users\IBM_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index.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51500" cy="5544820"/>
                    </a:xfrm>
                    <a:prstGeom prst="rect">
                      <a:avLst/>
                    </a:prstGeom>
                    <a:noFill/>
                    <a:ln>
                      <a:noFill/>
                    </a:ln>
                  </pic:spPr>
                </pic:pic>
              </a:graphicData>
            </a:graphic>
          </wp:inline>
        </w:drawing>
      </w:r>
      <w:bookmarkStart w:id="8" w:name="_GoBack"/>
      <w:bookmarkEnd w:id="8"/>
    </w:p>
    <w:p w14:paraId="49EB3787" w14:textId="77777777" w:rsidR="00B41BD2" w:rsidRDefault="00863517" w:rsidP="008669F3">
      <w:pPr>
        <w:keepNext/>
        <w:numPr>
          <w:ilvl w:val="0"/>
          <w:numId w:val="27"/>
        </w:numPr>
      </w:pPr>
      <w:r>
        <w:lastRenderedPageBreak/>
        <w:t>Select the organization and space (leave at de</w:t>
      </w:r>
      <w:r w:rsidR="00321441">
        <w:t>v for most users) and click Finish</w:t>
      </w:r>
    </w:p>
    <w:p w14:paraId="5CC2313A" w14:textId="52303615" w:rsidR="00F836E6" w:rsidRDefault="00F836E6" w:rsidP="008669F3">
      <w:pPr>
        <w:keepNext/>
        <w:ind w:left="720"/>
      </w:pPr>
      <w:r>
        <w:rPr>
          <w:noProof/>
        </w:rPr>
        <w:drawing>
          <wp:inline distT="0" distB="0" distL="0" distR="0" wp14:anchorId="1E97A929" wp14:editId="3B414217">
            <wp:extent cx="3343275" cy="300990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43275" cy="3009900"/>
                    </a:xfrm>
                    <a:prstGeom prst="rect">
                      <a:avLst/>
                    </a:prstGeom>
                  </pic:spPr>
                </pic:pic>
              </a:graphicData>
            </a:graphic>
          </wp:inline>
        </w:drawing>
      </w:r>
    </w:p>
    <w:p w14:paraId="5E62D377" w14:textId="4BAFBA32" w:rsidR="00863517" w:rsidRDefault="00863517" w:rsidP="008669F3">
      <w:pPr>
        <w:ind w:left="720"/>
      </w:pPr>
    </w:p>
    <w:p w14:paraId="1BBE277E" w14:textId="150B34F8" w:rsidR="00863517" w:rsidRDefault="00333AAE" w:rsidP="00321441">
      <w:pPr>
        <w:numPr>
          <w:ilvl w:val="0"/>
          <w:numId w:val="27"/>
        </w:numPr>
      </w:pPr>
      <w:r>
        <w:t xml:space="preserve">The IBM Bluemix server should be added to your servers view now. Right click the server and select </w:t>
      </w:r>
      <w:r w:rsidRPr="008669F3">
        <w:rPr>
          <w:b/>
        </w:rPr>
        <w:t>Add and Remove</w:t>
      </w:r>
      <w:r>
        <w:t xml:space="preserve"> </w:t>
      </w:r>
    </w:p>
    <w:p w14:paraId="298F2BB0" w14:textId="24E63260" w:rsidR="00647145" w:rsidRDefault="00E57D84" w:rsidP="00321441">
      <w:pPr>
        <w:numPr>
          <w:ilvl w:val="0"/>
          <w:numId w:val="27"/>
        </w:numPr>
      </w:pPr>
      <w:r>
        <w:t>H</w:t>
      </w:r>
      <w:r w:rsidR="00333AAE">
        <w:t xml:space="preserve">ighlight forum project </w:t>
      </w:r>
      <w:r w:rsidR="00077AFD">
        <w:t xml:space="preserve">on the left </w:t>
      </w:r>
      <w:r w:rsidR="00333AAE">
        <w:t xml:space="preserve">and click </w:t>
      </w:r>
      <w:r w:rsidR="00077AFD" w:rsidRPr="008669F3">
        <w:rPr>
          <w:b/>
        </w:rPr>
        <w:t>Add</w:t>
      </w:r>
      <w:r w:rsidR="00333AAE">
        <w:t xml:space="preserve">. Then click </w:t>
      </w:r>
      <w:r w:rsidR="00333AAE" w:rsidRPr="008669F3">
        <w:rPr>
          <w:b/>
        </w:rPr>
        <w:t>Finish</w:t>
      </w:r>
      <w:r w:rsidR="00333AAE">
        <w:t xml:space="preserve"> </w:t>
      </w:r>
    </w:p>
    <w:p w14:paraId="69FBB97A" w14:textId="748BC73E" w:rsidR="00333AAE" w:rsidRDefault="00333AAE" w:rsidP="008669F3">
      <w:pPr>
        <w:ind w:left="720"/>
      </w:pPr>
      <w:r>
        <w:rPr>
          <w:noProof/>
        </w:rPr>
        <w:drawing>
          <wp:inline distT="0" distB="0" distL="0" distR="0" wp14:anchorId="5BE87220" wp14:editId="02D07772">
            <wp:extent cx="3629316" cy="3604364"/>
            <wp:effectExtent l="0" t="0" r="3175" b="254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908" cy="3606938"/>
                    </a:xfrm>
                    <a:prstGeom prst="rect">
                      <a:avLst/>
                    </a:prstGeom>
                    <a:noFill/>
                    <a:ln>
                      <a:noFill/>
                    </a:ln>
                  </pic:spPr>
                </pic:pic>
              </a:graphicData>
            </a:graphic>
          </wp:inline>
        </w:drawing>
      </w:r>
    </w:p>
    <w:p w14:paraId="3167913B" w14:textId="5EB631B3" w:rsidR="00647145" w:rsidRDefault="00647145" w:rsidP="008669F3">
      <w:pPr>
        <w:ind w:left="720"/>
      </w:pPr>
      <w:r>
        <w:rPr>
          <w:noProof/>
        </w:rPr>
        <w:lastRenderedPageBreak/>
        <w:drawing>
          <wp:inline distT="0" distB="0" distL="0" distR="0" wp14:anchorId="0E9D8868" wp14:editId="4C86B23B">
            <wp:extent cx="5172075" cy="240982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075" cy="2409825"/>
                    </a:xfrm>
                    <a:prstGeom prst="rect">
                      <a:avLst/>
                    </a:prstGeom>
                  </pic:spPr>
                </pic:pic>
              </a:graphicData>
            </a:graphic>
          </wp:inline>
        </w:drawing>
      </w:r>
    </w:p>
    <w:p w14:paraId="3CF6CD9E" w14:textId="4EC2DAD5" w:rsidR="004955FC" w:rsidRDefault="00333AAE" w:rsidP="008669F3">
      <w:pPr>
        <w:numPr>
          <w:ilvl w:val="0"/>
          <w:numId w:val="27"/>
        </w:numPr>
      </w:pPr>
      <w:r>
        <w:t xml:space="preserve">The add project wizard opens; click </w:t>
      </w:r>
      <w:r w:rsidR="00077AFD" w:rsidRPr="008669F3">
        <w:rPr>
          <w:b/>
        </w:rPr>
        <w:t>Next</w:t>
      </w:r>
      <w:r w:rsidR="00077AFD">
        <w:t xml:space="preserve"> </w:t>
      </w:r>
      <w:r>
        <w:t xml:space="preserve">a couple of times until the Service Selection dialog. Select </w:t>
      </w:r>
      <w:r w:rsidRPr="008669F3">
        <w:rPr>
          <w:b/>
        </w:rPr>
        <w:t>ForumDB</w:t>
      </w:r>
      <w:r>
        <w:t xml:space="preserve"> to bind to the existing SQL Database service and click </w:t>
      </w:r>
      <w:r w:rsidRPr="008669F3">
        <w:rPr>
          <w:b/>
        </w:rPr>
        <w:t>Finish</w:t>
      </w:r>
      <w:r>
        <w:t xml:space="preserve">. </w:t>
      </w:r>
    </w:p>
    <w:p w14:paraId="3E99DD4A" w14:textId="77777777" w:rsidR="00E57D84" w:rsidRPr="008669F3" w:rsidRDefault="00E57D84" w:rsidP="00E57D84">
      <w:pPr>
        <w:spacing w:before="100" w:beforeAutospacing="1" w:after="0"/>
        <w:rPr>
          <w:rFonts w:cs="Arial"/>
          <w:szCs w:val="22"/>
        </w:rPr>
      </w:pPr>
    </w:p>
    <w:p w14:paraId="667060F7" w14:textId="1142FAEF" w:rsidR="00647145" w:rsidRDefault="00647145" w:rsidP="008669F3">
      <w:pPr>
        <w:ind w:left="720"/>
      </w:pPr>
      <w:r>
        <w:rPr>
          <w:noProof/>
        </w:rPr>
        <w:drawing>
          <wp:inline distT="0" distB="0" distL="0" distR="0" wp14:anchorId="51A15806" wp14:editId="35BAB6AC">
            <wp:extent cx="6296025" cy="213360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96025" cy="2133600"/>
                    </a:xfrm>
                    <a:prstGeom prst="rect">
                      <a:avLst/>
                    </a:prstGeom>
                  </pic:spPr>
                </pic:pic>
              </a:graphicData>
            </a:graphic>
          </wp:inline>
        </w:drawing>
      </w:r>
    </w:p>
    <w:p w14:paraId="165161E0" w14:textId="59A8CF42" w:rsidR="005D26C9" w:rsidRDefault="00333AAE" w:rsidP="008669F3">
      <w:pPr>
        <w:pStyle w:val="ListParagraph"/>
        <w:numPr>
          <w:ilvl w:val="0"/>
          <w:numId w:val="27"/>
        </w:numPr>
      </w:pPr>
      <w:r>
        <w:t>The app will be pushed to Bluemix. Wait until it is complete. You should see a message like below</w:t>
      </w:r>
    </w:p>
    <w:p w14:paraId="0E84A21D" w14:textId="765DB0AC" w:rsidR="00333AAE" w:rsidRDefault="005D26C9" w:rsidP="005D26C9">
      <w:pPr>
        <w:ind w:left="720"/>
      </w:pPr>
      <w:r>
        <w:rPr>
          <w:noProof/>
        </w:rPr>
        <w:drawing>
          <wp:inline distT="0" distB="0" distL="0" distR="0" wp14:anchorId="673578AF" wp14:editId="0A07EC7E">
            <wp:extent cx="6492240" cy="1288082"/>
            <wp:effectExtent l="0" t="0" r="1016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92240" cy="1288082"/>
                    </a:xfrm>
                    <a:prstGeom prst="rect">
                      <a:avLst/>
                    </a:prstGeom>
                    <a:noFill/>
                    <a:ln>
                      <a:noFill/>
                    </a:ln>
                  </pic:spPr>
                </pic:pic>
              </a:graphicData>
            </a:graphic>
          </wp:inline>
        </w:drawing>
      </w:r>
    </w:p>
    <w:p w14:paraId="66418510" w14:textId="7A9AAEC5" w:rsidR="005D26C9" w:rsidRDefault="005D26C9" w:rsidP="008669F3">
      <w:pPr>
        <w:numPr>
          <w:ilvl w:val="0"/>
          <w:numId w:val="27"/>
        </w:numPr>
      </w:pPr>
      <w:r>
        <w:t xml:space="preserve">The application is now deployed to Bluemix and ready to be tested. </w:t>
      </w:r>
    </w:p>
    <w:p w14:paraId="6198CC64" w14:textId="77777777" w:rsidR="00180E06" w:rsidRPr="009E093D" w:rsidRDefault="00180E06" w:rsidP="00180E06">
      <w:pPr>
        <w:numPr>
          <w:ilvl w:val="0"/>
          <w:numId w:val="27"/>
        </w:numPr>
      </w:pPr>
      <w:r>
        <w:t>Liberty for Java Buildpack includes capability to automatically configure bound services. This makes porting an application to the Liberty for Java Buildpack on Bluemix much easier.</w:t>
      </w:r>
    </w:p>
    <w:p w14:paraId="3DE6025A" w14:textId="77777777" w:rsidR="00180E06" w:rsidRPr="009E093D" w:rsidRDefault="00180E06" w:rsidP="00180E06">
      <w:pPr>
        <w:pStyle w:val="ListParagraph"/>
        <w:spacing w:before="100" w:beforeAutospacing="1" w:after="0"/>
        <w:rPr>
          <w:rFonts w:cs="Arial"/>
          <w:szCs w:val="22"/>
        </w:rPr>
      </w:pPr>
      <w:r w:rsidRPr="009E093D">
        <w:rPr>
          <w:rFonts w:cs="Arial"/>
          <w:szCs w:val="22"/>
        </w:rPr>
        <w:lastRenderedPageBreak/>
        <w:t>We are setting up our application to take advantage of the automatic configuration capabilities. JEE externalizes that kind of detail into an external application server configuration file (such as the server.xml that is used in WebSphere Liberty Profile) so that the program code only has to have an abstract reference to the service through JNDI. So, for instance, let’s say that we have a Servlet that wants to access JDBC DataSource. In JEE that’s commonly done through the use of a Resource annotation of the form:</w:t>
      </w:r>
    </w:p>
    <w:p w14:paraId="3BF5115C" w14:textId="77777777" w:rsidR="00180E06" w:rsidRPr="009E093D" w:rsidRDefault="00180E06" w:rsidP="008669F3">
      <w:pPr>
        <w:spacing w:before="100" w:beforeAutospacing="1" w:after="115"/>
        <w:ind w:left="360" w:firstLine="360"/>
        <w:rPr>
          <w:rFonts w:cs="Arial"/>
          <w:szCs w:val="22"/>
        </w:rPr>
      </w:pPr>
      <w:r w:rsidRPr="009E093D">
        <w:rPr>
          <w:rFonts w:cs="Arial"/>
          <w:i/>
          <w:iCs/>
          <w:szCs w:val="22"/>
        </w:rPr>
        <w:t>@Resource(name = “jdbc/library_db”)</w:t>
      </w:r>
    </w:p>
    <w:p w14:paraId="43A7C805" w14:textId="77777777" w:rsidR="00180E06" w:rsidRPr="009E093D" w:rsidRDefault="00180E06" w:rsidP="008669F3">
      <w:pPr>
        <w:spacing w:before="100" w:beforeAutospacing="1" w:after="0"/>
        <w:ind w:left="720"/>
        <w:rPr>
          <w:rFonts w:cs="Arial"/>
          <w:szCs w:val="22"/>
        </w:rPr>
      </w:pPr>
      <w:r w:rsidRPr="009E093D">
        <w:rPr>
          <w:rFonts w:cs="Arial"/>
          <w:szCs w:val="22"/>
        </w:rPr>
        <w:t>In classes that are not JEE objects (e.g. Servlets or EJBs) you can use standard JNDI lookups to obtain references:</w:t>
      </w:r>
    </w:p>
    <w:p w14:paraId="16B13A3E" w14:textId="77777777" w:rsidR="00180E06" w:rsidRPr="009E093D" w:rsidRDefault="00180E06" w:rsidP="008669F3">
      <w:pPr>
        <w:spacing w:before="100" w:beforeAutospacing="1" w:after="115"/>
        <w:ind w:left="360" w:firstLine="360"/>
        <w:rPr>
          <w:rFonts w:cs="Arial"/>
          <w:szCs w:val="22"/>
        </w:rPr>
      </w:pPr>
      <w:r w:rsidRPr="009E093D">
        <w:rPr>
          <w:rFonts w:cs="Arial"/>
          <w:i/>
          <w:iCs/>
          <w:szCs w:val="22"/>
        </w:rPr>
        <w:t>(DataSource) ic.lookup("java:comp/env/jdbc/library_db”);</w:t>
      </w:r>
    </w:p>
    <w:p w14:paraId="28140882" w14:textId="66264110" w:rsidR="00180E06" w:rsidRPr="009E093D" w:rsidRDefault="00180E06" w:rsidP="008669F3">
      <w:pPr>
        <w:spacing w:before="100" w:beforeAutospacing="1" w:after="0"/>
        <w:ind w:left="720"/>
        <w:rPr>
          <w:rFonts w:cs="Arial"/>
          <w:szCs w:val="22"/>
        </w:rPr>
      </w:pPr>
      <w:r w:rsidRPr="009E093D">
        <w:rPr>
          <w:rFonts w:cs="Arial"/>
          <w:szCs w:val="22"/>
        </w:rPr>
        <w:t>Now, where this meets up with the Liberty Profile is that the Liberty Profile Buildpack for Bluemix automatically configures these by writing a ser</w:t>
      </w:r>
      <w:r w:rsidR="001E4C34">
        <w:rPr>
          <w:rFonts w:cs="Arial"/>
          <w:szCs w:val="22"/>
        </w:rPr>
        <w:t>ver.xml for the Liberty server,</w:t>
      </w:r>
      <w:r w:rsidRPr="009E093D">
        <w:rPr>
          <w:rFonts w:cs="Arial"/>
          <w:szCs w:val="22"/>
        </w:rPr>
        <w:t>that contains the appropriate stanzas to do the binding. It will automatically create a JNDI binding of the form:</w:t>
      </w:r>
    </w:p>
    <w:p w14:paraId="23972E9B" w14:textId="77777777" w:rsidR="00180E06" w:rsidRPr="009E093D" w:rsidRDefault="00180E06" w:rsidP="008669F3">
      <w:pPr>
        <w:spacing w:before="100" w:beforeAutospacing="1" w:after="115"/>
        <w:ind w:left="1080" w:hanging="360"/>
        <w:rPr>
          <w:rFonts w:cs="Arial"/>
          <w:szCs w:val="22"/>
        </w:rPr>
      </w:pPr>
      <w:r w:rsidRPr="009E093D">
        <w:rPr>
          <w:rFonts w:cs="Arial"/>
          <w:i/>
          <w:iCs/>
          <w:szCs w:val="22"/>
        </w:rPr>
        <w:t>&lt;type, e.g. “jdbc"&gt;/service_name</w:t>
      </w:r>
    </w:p>
    <w:p w14:paraId="79E3BFCE" w14:textId="46943419" w:rsidR="00180E06" w:rsidRPr="009E093D" w:rsidRDefault="00180E06" w:rsidP="008669F3">
      <w:pPr>
        <w:spacing w:before="100" w:beforeAutospacing="1" w:after="0"/>
        <w:ind w:left="720"/>
        <w:rPr>
          <w:rFonts w:cs="Arial"/>
          <w:szCs w:val="22"/>
        </w:rPr>
      </w:pPr>
      <w:r w:rsidRPr="009E093D">
        <w:rPr>
          <w:rFonts w:cs="Arial"/>
          <w:szCs w:val="22"/>
        </w:rPr>
        <w:t>for each service that is bound to your Liberty application. Since we bound a SQL Database service instance named “</w:t>
      </w:r>
      <w:r w:rsidR="001E4C34">
        <w:rPr>
          <w:rFonts w:cs="Arial"/>
          <w:szCs w:val="22"/>
        </w:rPr>
        <w:t>ForumDB</w:t>
      </w:r>
      <w:r w:rsidRPr="009E093D">
        <w:rPr>
          <w:rFonts w:cs="Arial"/>
          <w:szCs w:val="22"/>
        </w:rPr>
        <w:t>” into our application with the manifest file, the Liberty Buildpack will automatically bind that instance to any @Resource statement or JNDI lookup of the type above</w:t>
      </w:r>
      <w:r w:rsidR="001E4C34">
        <w:rPr>
          <w:rFonts w:cs="Arial"/>
          <w:szCs w:val="22"/>
        </w:rPr>
        <w:t>.</w:t>
      </w:r>
      <w:r w:rsidRPr="009E093D">
        <w:rPr>
          <w:rFonts w:cs="Arial"/>
          <w:szCs w:val="22"/>
        </w:rPr>
        <w:t xml:space="preserve"> </w:t>
      </w:r>
    </w:p>
    <w:p w14:paraId="31423753" w14:textId="77777777" w:rsidR="00180E06" w:rsidRPr="009E093D" w:rsidRDefault="00180E06" w:rsidP="008669F3">
      <w:pPr>
        <w:spacing w:before="100" w:beforeAutospacing="1" w:after="0"/>
        <w:ind w:left="720"/>
        <w:rPr>
          <w:rFonts w:cs="Arial"/>
          <w:szCs w:val="22"/>
        </w:rPr>
      </w:pPr>
      <w:r w:rsidRPr="009E093D">
        <w:rPr>
          <w:rFonts w:cs="Arial"/>
          <w:szCs w:val="22"/>
        </w:rPr>
        <w:t>If you want to see how Bluemix creates the server.xml for Liberty, you can see this for yourself by selecting a Java Liberty application deployed in Bluemix, selecting “Files and Logs” in the Dashboard, and then navigating down to app/wlp/usr/servers/defaultServer/server.xml</w:t>
      </w:r>
    </w:p>
    <w:p w14:paraId="07C087F9" w14:textId="77777777" w:rsidR="00180E06" w:rsidRPr="00A537FE" w:rsidRDefault="00180E06" w:rsidP="008669F3"/>
    <w:p w14:paraId="593105EE" w14:textId="77777777" w:rsidR="00C5369F" w:rsidRDefault="00C5369F" w:rsidP="00C5369F">
      <w:pPr>
        <w:pStyle w:val="Heading2"/>
      </w:pPr>
      <w:bookmarkStart w:id="9" w:name="_Toc427178901"/>
      <w:r>
        <w:lastRenderedPageBreak/>
        <w:t>Testing the application on Bluemix</w:t>
      </w:r>
      <w:bookmarkEnd w:id="9"/>
    </w:p>
    <w:p w14:paraId="1B2FB45A" w14:textId="1D1AEC02" w:rsidR="005D26C9" w:rsidRDefault="002637AF" w:rsidP="002637AF">
      <w:pPr>
        <w:pStyle w:val="ListParagraph"/>
        <w:numPr>
          <w:ilvl w:val="0"/>
          <w:numId w:val="32"/>
        </w:numPr>
      </w:pPr>
      <w:r>
        <w:t xml:space="preserve">Navigate to the application URL to test the app, the application URL should be </w:t>
      </w:r>
      <w:hyperlink r:id="rId78" w:history="1">
        <w:r w:rsidR="008210ED" w:rsidRPr="005B2D24">
          <w:rPr>
            <w:rStyle w:val="Hyperlink"/>
          </w:rPr>
          <w:t>http://Easyforum-YOURNAME.mybluemix.net</w:t>
        </w:r>
      </w:hyperlink>
      <w:r w:rsidR="00077AFD">
        <w:rPr>
          <w:rStyle w:val="Hyperlink"/>
        </w:rPr>
        <w:t>/forum</w:t>
      </w:r>
      <w:r>
        <w:t xml:space="preserve"> You should get the below home page</w:t>
      </w:r>
      <w:r>
        <w:rPr>
          <w:noProof/>
        </w:rPr>
        <w:drawing>
          <wp:inline distT="0" distB="0" distL="0" distR="0" wp14:anchorId="3CDFE2C1" wp14:editId="1834F17E">
            <wp:extent cx="6492240" cy="3892865"/>
            <wp:effectExtent l="0" t="0" r="1016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3892865"/>
                    </a:xfrm>
                    <a:prstGeom prst="rect">
                      <a:avLst/>
                    </a:prstGeom>
                    <a:noFill/>
                    <a:ln>
                      <a:noFill/>
                    </a:ln>
                  </pic:spPr>
                </pic:pic>
              </a:graphicData>
            </a:graphic>
          </wp:inline>
        </w:drawing>
      </w:r>
    </w:p>
    <w:p w14:paraId="7A8E0116" w14:textId="3E18ADA3" w:rsidR="002637AF" w:rsidRDefault="002637AF" w:rsidP="002637AF">
      <w:pPr>
        <w:pStyle w:val="ListParagraph"/>
        <w:numPr>
          <w:ilvl w:val="0"/>
          <w:numId w:val="32"/>
        </w:numPr>
      </w:pPr>
      <w:r>
        <w:t xml:space="preserve">Use username admin and password admin to login to the Forum, test the application by creating some dummy forums and threads in these forums to test that the application on Bluemix is integrating with the SQL Database Service. </w:t>
      </w:r>
    </w:p>
    <w:p w14:paraId="6A3FE1F9" w14:textId="30FD77A4" w:rsidR="00735154" w:rsidRPr="005D26C9" w:rsidRDefault="002637AF" w:rsidP="008669F3">
      <w:pPr>
        <w:pStyle w:val="ListParagraph"/>
      </w:pPr>
      <w:r>
        <w:rPr>
          <w:noProof/>
        </w:rPr>
        <w:drawing>
          <wp:inline distT="0" distB="0" distL="0" distR="0" wp14:anchorId="25FECB9C" wp14:editId="23F065D7">
            <wp:extent cx="6492240" cy="3123986"/>
            <wp:effectExtent l="0" t="0" r="1016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2240" cy="3123986"/>
                    </a:xfrm>
                    <a:prstGeom prst="rect">
                      <a:avLst/>
                    </a:prstGeom>
                    <a:noFill/>
                    <a:ln>
                      <a:noFill/>
                    </a:ln>
                  </pic:spPr>
                </pic:pic>
              </a:graphicData>
            </a:graphic>
          </wp:inline>
        </w:drawing>
      </w:r>
    </w:p>
    <w:p w14:paraId="48BD6D80" w14:textId="77777777" w:rsidR="00E81022" w:rsidRPr="00D37483" w:rsidRDefault="00E81022" w:rsidP="00E81022">
      <w:pPr>
        <w:pStyle w:val="Heading2"/>
      </w:pPr>
      <w:bookmarkStart w:id="10" w:name="_Toc262637152"/>
      <w:bookmarkStart w:id="11" w:name="_Toc195719376"/>
      <w:bookmarkStart w:id="12" w:name="_Toc427178902"/>
      <w:r>
        <w:lastRenderedPageBreak/>
        <w:t>Summary</w:t>
      </w:r>
      <w:bookmarkEnd w:id="10"/>
      <w:bookmarkEnd w:id="11"/>
      <w:bookmarkEnd w:id="12"/>
    </w:p>
    <w:p w14:paraId="68941C7B" w14:textId="014919F7" w:rsidR="002F271E" w:rsidRDefault="00E81022" w:rsidP="002F271E">
      <w:pPr>
        <w:widowControl w:val="0"/>
        <w:autoSpaceDE w:val="0"/>
        <w:autoSpaceDN w:val="0"/>
        <w:adjustRightInd w:val="0"/>
        <w:spacing w:before="0" w:after="0"/>
        <w:rPr>
          <w:ins w:id="13" w:author="kapoor" w:date="2015-08-24T12:55:00Z"/>
        </w:rPr>
      </w:pPr>
      <w:r w:rsidRPr="008669F3">
        <w:t xml:space="preserve">In this exercise, you learned how to </w:t>
      </w:r>
      <w:r w:rsidR="006C5DC8" w:rsidRPr="008669F3">
        <w:t>migrate an application running on Apache Tomcat 8 server to Liberty for Java runtime in Bluemix, after refactoring the application based on output from the</w:t>
      </w:r>
      <w:r w:rsidR="00F43F6F" w:rsidRPr="008669F3">
        <w:t xml:space="preserve"> Competitive Migration Toolkit. </w:t>
      </w:r>
      <w:r w:rsidR="002F271E" w:rsidRPr="008669F3">
        <w:t>To</w:t>
      </w:r>
      <w:r w:rsidR="002F271E" w:rsidRPr="002F271E">
        <w:rPr>
          <w:b/>
        </w:rPr>
        <w:t xml:space="preserve"> </w:t>
      </w:r>
      <w:r w:rsidR="002F271E" w:rsidRPr="002F271E">
        <w:t xml:space="preserve">learn more about the Migration Toolkit, please check the developerWorks article at </w:t>
      </w:r>
      <w:hyperlink r:id="rId80" w:history="1">
        <w:r w:rsidR="002F271E" w:rsidRPr="00AF1E7D">
          <w:rPr>
            <w:rStyle w:val="Hyperlink"/>
          </w:rPr>
          <w:t>http://www.ibm.com/developerworks/websphere/library/techarticles/1404_vines1/1404_vines1.html</w:t>
        </w:r>
      </w:hyperlink>
      <w:r w:rsidR="002F271E">
        <w:t xml:space="preserve"> </w:t>
      </w:r>
    </w:p>
    <w:p w14:paraId="17AC9284" w14:textId="77777777" w:rsidR="008669F3" w:rsidRDefault="008669F3" w:rsidP="002F271E">
      <w:pPr>
        <w:widowControl w:val="0"/>
        <w:autoSpaceDE w:val="0"/>
        <w:autoSpaceDN w:val="0"/>
        <w:adjustRightInd w:val="0"/>
        <w:spacing w:before="0" w:after="0"/>
        <w:rPr>
          <w:ins w:id="14" w:author="kapoor" w:date="2015-08-24T12:55:00Z"/>
        </w:rPr>
      </w:pPr>
    </w:p>
    <w:p w14:paraId="527D8F9E" w14:textId="5A3B282D" w:rsidR="008669F3" w:rsidRDefault="008669F3" w:rsidP="002F271E">
      <w:pPr>
        <w:widowControl w:val="0"/>
        <w:autoSpaceDE w:val="0"/>
        <w:autoSpaceDN w:val="0"/>
        <w:adjustRightInd w:val="0"/>
        <w:spacing w:before="0" w:after="0"/>
      </w:pPr>
      <w:ins w:id="15" w:author="kapoor" w:date="2015-08-24T12:55:00Z">
        <w:r>
          <w:t xml:space="preserve">We discussed refactoring the Tomcat application to </w:t>
        </w:r>
      </w:ins>
      <w:ins w:id="16" w:author="kapoor" w:date="2015-08-24T12:57:00Z">
        <w:r w:rsidR="005A56DF">
          <w:t xml:space="preserve">be cloud ready, got the application </w:t>
        </w:r>
      </w:ins>
      <w:ins w:id="17" w:author="kapoor" w:date="2015-08-24T12:58:00Z">
        <w:r w:rsidR="005A56DF">
          <w:t xml:space="preserve">running using Liberty for Java runtime in Bluemix </w:t>
        </w:r>
      </w:ins>
      <w:ins w:id="18" w:author="kapoor" w:date="2015-08-24T12:59:00Z">
        <w:r w:rsidR="005A56DF">
          <w:t>and illustrated lev</w:t>
        </w:r>
      </w:ins>
      <w:ins w:id="19" w:author="kapoor" w:date="2015-08-24T13:00:00Z">
        <w:r w:rsidR="005A56DF">
          <w:t xml:space="preserve">eraging Cloud Services by </w:t>
        </w:r>
      </w:ins>
      <w:ins w:id="20" w:author="kapoor" w:date="2015-08-24T12:59:00Z">
        <w:r w:rsidR="005A56DF">
          <w:t>binding the application to use SQLDB service in Bluemix.</w:t>
        </w:r>
      </w:ins>
    </w:p>
    <w:p w14:paraId="762B0F7A" w14:textId="29A8F945" w:rsidR="00BC4A2B" w:rsidDel="001C5A65" w:rsidRDefault="00BC4A2B" w:rsidP="008669F3">
      <w:pPr>
        <w:pStyle w:val="HeadingAppendix"/>
        <w:numPr>
          <w:ilvl w:val="0"/>
          <w:numId w:val="0"/>
        </w:numPr>
        <w:rPr>
          <w:del w:id="21" w:author="kapoor" w:date="2015-08-24T13:03:00Z"/>
          <w:rFonts w:ascii="Georgia" w:hAnsi="Georgia"/>
        </w:rPr>
      </w:pPr>
      <w:del w:id="22" w:author="kapoor" w:date="2015-08-24T13:03:00Z">
        <w:r w:rsidDel="001C5A65">
          <w:rPr>
            <w:rFonts w:ascii="Georgia" w:hAnsi="Georgia"/>
          </w:rPr>
          <w:delText xml:space="preserve">section provides steps for installing and configuring Tomcat to run JSP Forum application. </w:delText>
        </w:r>
      </w:del>
    </w:p>
    <w:p w14:paraId="5D12B539" w14:textId="0DB1F00F" w:rsidR="00BC4A2B" w:rsidRPr="00327294" w:rsidDel="001C5A65" w:rsidRDefault="00BC4A2B" w:rsidP="00BC4A2B">
      <w:pPr>
        <w:pStyle w:val="ListParagraph"/>
        <w:numPr>
          <w:ilvl w:val="0"/>
          <w:numId w:val="34"/>
        </w:numPr>
        <w:spacing w:before="0" w:after="0"/>
        <w:rPr>
          <w:del w:id="23" w:author="kapoor" w:date="2015-08-24T13:03:00Z"/>
          <w:rFonts w:ascii="Georgia" w:hAnsi="Georgia"/>
        </w:rPr>
      </w:pPr>
      <w:del w:id="24" w:author="kapoor" w:date="2015-08-24T13:03:00Z">
        <w:r w:rsidDel="001C5A65">
          <w:rPr>
            <w:rFonts w:ascii="Georgia" w:hAnsi="Georgia"/>
          </w:rPr>
          <w:delText xml:space="preserve">Right-click in the </w:delText>
        </w:r>
        <w:r w:rsidRPr="00327294" w:rsidDel="001C5A65">
          <w:rPr>
            <w:rFonts w:ascii="Georgia" w:hAnsi="Georgia"/>
            <w:b/>
          </w:rPr>
          <w:delText>Servers</w:delText>
        </w:r>
        <w:r w:rsidDel="001C5A65">
          <w:rPr>
            <w:rFonts w:ascii="Georgia" w:hAnsi="Georgia"/>
          </w:rPr>
          <w:delText xml:space="preserve"> view and select </w:delText>
        </w:r>
        <w:r w:rsidRPr="00327294" w:rsidDel="001C5A65">
          <w:rPr>
            <w:rFonts w:ascii="Georgia" w:hAnsi="Georgia"/>
            <w:b/>
          </w:rPr>
          <w:delText>New-&gt;Server</w:delText>
        </w:r>
      </w:del>
    </w:p>
    <w:p w14:paraId="31BF210D" w14:textId="09F04255" w:rsidR="00BC4A2B" w:rsidRPr="00BC4A2B" w:rsidDel="001C5A65" w:rsidRDefault="00BC4A2B" w:rsidP="00BC4A2B">
      <w:pPr>
        <w:pStyle w:val="ListParagraph"/>
        <w:numPr>
          <w:ilvl w:val="0"/>
          <w:numId w:val="34"/>
        </w:numPr>
        <w:spacing w:before="0" w:after="0"/>
        <w:rPr>
          <w:del w:id="25" w:author="kapoor" w:date="2015-08-24T13:03:00Z"/>
          <w:rFonts w:ascii="Georgia" w:hAnsi="Georgia"/>
        </w:rPr>
      </w:pPr>
      <w:del w:id="26" w:author="kapoor" w:date="2015-08-24T13:03:00Z">
        <w:r w:rsidDel="001C5A65">
          <w:rPr>
            <w:rFonts w:ascii="Georgia" w:hAnsi="Georgia"/>
          </w:rPr>
          <w:delText xml:space="preserve">When prompted to select the server type, click </w:delText>
        </w:r>
        <w:r w:rsidRPr="00327294" w:rsidDel="001C5A65">
          <w:rPr>
            <w:rFonts w:ascii="Georgia" w:hAnsi="Georgia"/>
            <w:b/>
          </w:rPr>
          <w:delText>Apache -&gt;Tomcat v7.0 Server</w:delText>
        </w:r>
      </w:del>
    </w:p>
    <w:p w14:paraId="2BC9D45D" w14:textId="316230EE" w:rsidR="00BC4A2B" w:rsidRPr="00562EE6" w:rsidRDefault="00BC4A2B" w:rsidP="00562EE6">
      <w:pPr>
        <w:spacing w:before="0" w:after="0"/>
        <w:rPr>
          <w:rFonts w:ascii="Georgia" w:hAnsi="Georgia"/>
        </w:rPr>
      </w:pPr>
      <w:del w:id="27" w:author="kapoor" w:date="2015-08-24T13:03:00Z">
        <w:r w:rsidDel="001C5A65">
          <w:rPr>
            <w:noProof/>
          </w:rPr>
          <w:drawing>
            <wp:inline distT="0" distB="0" distL="0" distR="0" wp14:anchorId="63FC1505" wp14:editId="58BF5E9F">
              <wp:extent cx="504825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8250" cy="5610225"/>
                      </a:xfrm>
                      <a:prstGeom prst="rect">
                        <a:avLst/>
                      </a:prstGeom>
                    </pic:spPr>
                  </pic:pic>
                </a:graphicData>
              </a:graphic>
            </wp:inline>
          </w:drawing>
        </w:r>
      </w:del>
    </w:p>
    <w:p w14:paraId="6A94925B" w14:textId="6EFD841B" w:rsidR="00BC4A2B" w:rsidRDefault="00BC4A2B" w:rsidP="00BC4A2B">
      <w:pPr>
        <w:pStyle w:val="ListParagraph"/>
        <w:ind w:left="420"/>
        <w:rPr>
          <w:rFonts w:ascii="Georgia" w:hAnsi="Georgia"/>
        </w:rPr>
      </w:pPr>
    </w:p>
    <w:p w14:paraId="3C4CE647" w14:textId="77777777" w:rsidR="00BC4A2B" w:rsidRDefault="00BC4A2B" w:rsidP="00BC4A2B">
      <w:pPr>
        <w:pStyle w:val="ListParagraph"/>
        <w:ind w:left="420"/>
        <w:rPr>
          <w:rFonts w:ascii="Georgia" w:hAnsi="Georgia"/>
        </w:rPr>
      </w:pPr>
    </w:p>
    <w:p w14:paraId="6414D93A" w14:textId="77777777" w:rsidR="00BC4A2B" w:rsidRDefault="00BC4A2B" w:rsidP="00BC4A2B">
      <w:pPr>
        <w:pStyle w:val="ListParagraph"/>
        <w:rPr>
          <w:rFonts w:ascii="Georgia" w:hAnsi="Georgia"/>
        </w:rPr>
      </w:pPr>
    </w:p>
    <w:p w14:paraId="29921922" w14:textId="5897768D" w:rsidR="00DF6982" w:rsidRPr="00562EE6" w:rsidRDefault="00DF6982" w:rsidP="00562EE6">
      <w:pPr>
        <w:rPr>
          <w:rFonts w:ascii="Georgia" w:hAnsi="Georgia"/>
        </w:rPr>
      </w:pPr>
    </w:p>
    <w:p w14:paraId="63C4B8E3" w14:textId="1FC92D41" w:rsidR="00BC4A2B" w:rsidRPr="008B2AEB" w:rsidRDefault="00BC4A2B" w:rsidP="00BC4A2B">
      <w:pPr>
        <w:rPr>
          <w:rFonts w:ascii="Georgia" w:hAnsi="Georgia"/>
        </w:rPr>
      </w:pPr>
    </w:p>
    <w:p w14:paraId="4E0E558B" w14:textId="77777777" w:rsidR="00BC4A2B" w:rsidRDefault="00BC4A2B" w:rsidP="00BC4A2B">
      <w:pPr>
        <w:rPr>
          <w:rFonts w:ascii="Georgia" w:hAnsi="Georgia"/>
          <w:b/>
        </w:rPr>
      </w:pPr>
    </w:p>
    <w:p w14:paraId="346232F5" w14:textId="49E4B22C" w:rsidR="00BC4A2B" w:rsidRDefault="00BC4A2B" w:rsidP="00BC4A2B">
      <w:pPr>
        <w:rPr>
          <w:rFonts w:ascii="Georgia" w:hAnsi="Georgia"/>
        </w:rPr>
      </w:pPr>
    </w:p>
    <w:p w14:paraId="156A3653" w14:textId="77777777" w:rsidR="00BC4A2B" w:rsidRDefault="00BC4A2B" w:rsidP="00605EC0"/>
    <w:p w14:paraId="2A748CCB" w14:textId="77777777" w:rsidR="00A85C61" w:rsidRPr="002269F1" w:rsidRDefault="00A85C61" w:rsidP="008669F3">
      <w:pPr>
        <w:pStyle w:val="BodyText"/>
        <w:pageBreakBefore/>
        <w:pBdr>
          <w:top w:val="single" w:sz="4" w:space="1" w:color="auto"/>
        </w:pBdr>
        <w:tabs>
          <w:tab w:val="clear" w:pos="792"/>
        </w:tabs>
        <w:adjustRightInd/>
        <w:snapToGrid/>
        <w:spacing w:before="0" w:after="240"/>
        <w:outlineLvl w:val="0"/>
      </w:pPr>
    </w:p>
    <w:sectPr w:rsidR="00A85C61" w:rsidRPr="002269F1" w:rsidSect="00C7114A">
      <w:headerReference w:type="even" r:id="rId82"/>
      <w:headerReference w:type="default" r:id="rId83"/>
      <w:footerReference w:type="even" r:id="rId84"/>
      <w:footerReference w:type="default" r:id="rId85"/>
      <w:type w:val="evenPage"/>
      <w:pgSz w:w="12240" w:h="15840" w:code="1"/>
      <w:pgMar w:top="1440" w:right="1008" w:bottom="1440" w:left="1008" w:header="432"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ke Cai" w:date="2015-08-21T11:33:00Z" w:initials="I">
    <w:p w14:paraId="5BCD1C49" w14:textId="40DADDA1" w:rsidR="00243741" w:rsidRDefault="00243741">
      <w:pPr>
        <w:pStyle w:val="CommentText"/>
      </w:pPr>
      <w:r>
        <w:rPr>
          <w:rStyle w:val="CommentReference"/>
        </w:rPr>
        <w:annotationRef/>
      </w:r>
      <w:r>
        <w:t>DB provided in forumdb.zip appears to have a “Bluemix Applications” forum already created</w:t>
      </w:r>
    </w:p>
  </w:comment>
  <w:comment w:id="4" w:author="kapoor" w:date="2015-08-31T23:24:00Z" w:initials="k">
    <w:p w14:paraId="504184E8" w14:textId="7C948E12" w:rsidR="00BF60B8" w:rsidRDefault="00BF60B8">
      <w:pPr>
        <w:pStyle w:val="CommentText"/>
      </w:pPr>
      <w:r>
        <w:rPr>
          <w:rStyle w:val="CommentReference"/>
        </w:rPr>
        <w:annotationRef/>
      </w:r>
    </w:p>
  </w:comment>
  <w:comment w:id="5" w:author="kapoor" w:date="2015-08-31T23:24:00Z" w:initials="k">
    <w:p w14:paraId="6A1B47EA" w14:textId="33A2D41E" w:rsidR="00BF60B8" w:rsidRDefault="00BF60B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D1C49" w15:done="0"/>
  <w15:commentEx w15:paraId="504184E8" w15:paraIdParent="5BCD1C49" w15:done="0"/>
  <w15:commentEx w15:paraId="6A1B47EA" w15:paraIdParent="5BCD1C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AD70C" w14:textId="77777777" w:rsidR="008A0B65" w:rsidRDefault="008A0B65">
      <w:r>
        <w:separator/>
      </w:r>
    </w:p>
  </w:endnote>
  <w:endnote w:type="continuationSeparator" w:id="0">
    <w:p w14:paraId="5CBA7EB6" w14:textId="77777777" w:rsidR="008A0B65" w:rsidRDefault="008A0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CD56B" w14:textId="77777777" w:rsidR="00243741" w:rsidRDefault="002437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B4A95" w14:textId="77777777" w:rsidR="00243741" w:rsidRDefault="002437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E1AB4" w14:textId="77777777" w:rsidR="00243741" w:rsidRDefault="0024374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C84C8" w14:textId="77777777" w:rsidR="00243741" w:rsidRDefault="00243741" w:rsidP="00B96881">
    <w:pPr>
      <w:pStyle w:val="Spac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EC6D4" w14:textId="77777777" w:rsidR="00243741" w:rsidRDefault="00243741" w:rsidP="00594CDF">
    <w:pPr>
      <w:pStyle w:val="Spac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243741" w:rsidRPr="008C3441" w14:paraId="73365610" w14:textId="77777777" w:rsidTr="00035609">
      <w:trPr>
        <w:cantSplit/>
        <w:jc w:val="center"/>
      </w:trPr>
      <w:tc>
        <w:tcPr>
          <w:tcW w:w="1080" w:type="dxa"/>
          <w:shd w:val="clear" w:color="auto" w:fill="auto"/>
        </w:tcPr>
        <w:p w14:paraId="74E4E636" w14:textId="77777777" w:rsidR="00243741" w:rsidRPr="00035609" w:rsidRDefault="00243741" w:rsidP="00032A69">
          <w:pPr>
            <w:pStyle w:val="Footer-tabletext"/>
            <w:rPr>
              <w:snapToGrid w:val="0"/>
            </w:rPr>
          </w:pPr>
          <w:r w:rsidRPr="00035609">
            <w:rPr>
              <w:snapToGrid w:val="0"/>
            </w:rPr>
            <w:t xml:space="preserve">Page </w:t>
          </w:r>
          <w:r w:rsidRPr="00035609">
            <w:rPr>
              <w:snapToGrid w:val="0"/>
            </w:rPr>
            <w:fldChar w:fldCharType="begin"/>
          </w:r>
          <w:r w:rsidRPr="00035609">
            <w:rPr>
              <w:snapToGrid w:val="0"/>
            </w:rPr>
            <w:instrText xml:space="preserve"> PAGE </w:instrText>
          </w:r>
          <w:r w:rsidRPr="00035609">
            <w:rPr>
              <w:snapToGrid w:val="0"/>
            </w:rPr>
            <w:fldChar w:fldCharType="separate"/>
          </w:r>
          <w:r w:rsidR="008669F3">
            <w:rPr>
              <w:noProof/>
              <w:snapToGrid w:val="0"/>
            </w:rPr>
            <w:t>86</w:t>
          </w:r>
          <w:r w:rsidRPr="00035609">
            <w:rPr>
              <w:snapToGrid w:val="0"/>
            </w:rPr>
            <w:fldChar w:fldCharType="end"/>
          </w:r>
        </w:p>
      </w:tc>
      <w:tc>
        <w:tcPr>
          <w:tcW w:w="9144" w:type="dxa"/>
          <w:shd w:val="clear" w:color="auto" w:fill="auto"/>
        </w:tcPr>
        <w:p w14:paraId="0C60A8BF" w14:textId="77777777" w:rsidR="00243741" w:rsidRPr="00035609" w:rsidRDefault="00243741" w:rsidP="00032A69">
          <w:pPr>
            <w:pStyle w:val="Footer-tabletext"/>
            <w:rPr>
              <w:snapToGrid w:val="0"/>
            </w:rPr>
          </w:pPr>
          <w:r>
            <w:rPr>
              <w:snapToGrid w:val="0"/>
            </w:rPr>
            <w:t>Migrating from Apache Tomcat to IBM Bluemix</w:t>
          </w:r>
        </w:p>
      </w:tc>
    </w:tr>
  </w:tbl>
  <w:p w14:paraId="0690AA3D" w14:textId="77777777" w:rsidR="00243741" w:rsidRPr="00594CDF" w:rsidRDefault="00243741" w:rsidP="00594CDF">
    <w:pPr>
      <w:pStyle w:val="Spac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25CAD" w14:textId="77777777" w:rsidR="00243741" w:rsidRPr="000A6725" w:rsidRDefault="00243741" w:rsidP="00032A69">
    <w:pPr>
      <w:pStyle w:val="Footer"/>
    </w:pPr>
    <w:r>
      <w:t>Contents</w:t>
    </w:r>
    <w:r w:rsidRPr="00CF134E">
      <w:tab/>
      <w:t xml:space="preserve">Page </w:t>
    </w:r>
    <w:r w:rsidRPr="00CF134E">
      <w:fldChar w:fldCharType="begin"/>
    </w:r>
    <w:r w:rsidRPr="00CF134E">
      <w:instrText xml:space="preserve"> PAGE </w:instrText>
    </w:r>
    <w:r w:rsidRPr="00CF134E">
      <w:fldChar w:fldCharType="separate"/>
    </w:r>
    <w:r w:rsidR="006C1D87">
      <w:rPr>
        <w:noProof/>
      </w:rPr>
      <w:t>3</w:t>
    </w:r>
    <w:r w:rsidRPr="00CF134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61A5" w14:textId="070BD51F" w:rsidR="00243741" w:rsidRDefault="00243741" w:rsidP="00F030C7"/>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368EC" w14:textId="77777777" w:rsidR="00243741" w:rsidRDefault="00243741" w:rsidP="001914E1">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B17E9" w14:textId="77777777" w:rsidR="008A0B65" w:rsidRDefault="008A0B65">
      <w:r>
        <w:separator/>
      </w:r>
    </w:p>
  </w:footnote>
  <w:footnote w:type="continuationSeparator" w:id="0">
    <w:p w14:paraId="4AEE2C5D" w14:textId="77777777" w:rsidR="008A0B65" w:rsidRDefault="008A0B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1CD9C" w14:textId="77777777" w:rsidR="00243741" w:rsidRDefault="002437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25" w:type="pct"/>
      <w:jc w:val="center"/>
      <w:tblCellMar>
        <w:left w:w="0" w:type="dxa"/>
        <w:right w:w="0" w:type="dxa"/>
      </w:tblCellMar>
      <w:tblLook w:val="01E0" w:firstRow="1" w:lastRow="1" w:firstColumn="1" w:lastColumn="1" w:noHBand="0" w:noVBand="0"/>
    </w:tblPr>
    <w:tblGrid>
      <w:gridCol w:w="5670"/>
      <w:gridCol w:w="5400"/>
    </w:tblGrid>
    <w:tr w:rsidR="00243741" w14:paraId="7DCD7B84" w14:textId="77777777" w:rsidTr="00562F19">
      <w:trPr>
        <w:jc w:val="center"/>
      </w:trPr>
      <w:tc>
        <w:tcPr>
          <w:tcW w:w="2561" w:type="pct"/>
          <w:tcBorders>
            <w:top w:val="nil"/>
            <w:left w:val="nil"/>
            <w:bottom w:val="nil"/>
            <w:right w:val="nil"/>
            <w:tl2br w:val="nil"/>
            <w:tr2bl w:val="nil"/>
          </w:tcBorders>
          <w:shd w:val="clear" w:color="auto" w:fill="auto"/>
        </w:tcPr>
        <w:p w14:paraId="6214F2FA" w14:textId="77777777" w:rsidR="00243741" w:rsidRDefault="00243741" w:rsidP="00562F19">
          <w:pPr>
            <w:pStyle w:val="Header-cover1"/>
          </w:pPr>
        </w:p>
      </w:tc>
      <w:tc>
        <w:tcPr>
          <w:tcW w:w="2439" w:type="pct"/>
          <w:tcBorders>
            <w:top w:val="nil"/>
            <w:left w:val="nil"/>
            <w:bottom w:val="nil"/>
            <w:right w:val="nil"/>
            <w:tl2br w:val="nil"/>
            <w:tr2bl w:val="nil"/>
          </w:tcBorders>
          <w:shd w:val="clear" w:color="auto" w:fill="auto"/>
        </w:tcPr>
        <w:p w14:paraId="58BA4A9E" w14:textId="6EE6333E" w:rsidR="00243741" w:rsidRDefault="00243741" w:rsidP="00821342">
          <w:pPr>
            <w:pStyle w:val="Header-cover3"/>
          </w:pPr>
        </w:p>
      </w:tc>
    </w:tr>
  </w:tbl>
  <w:p w14:paraId="4F087B47" w14:textId="77777777" w:rsidR="00243741" w:rsidRPr="00087C9B" w:rsidRDefault="00243741" w:rsidP="00087C9B">
    <w:pPr>
      <w:pStyle w:val="Header"/>
    </w:pPr>
    <w:r>
      <w:rPr>
        <w:noProof/>
      </w:rPr>
      <w:drawing>
        <wp:anchor distT="0" distB="0" distL="114300" distR="114300" simplePos="0" relativeHeight="251657728" behindDoc="1" locked="0" layoutInCell="1" allowOverlap="1" wp14:anchorId="327278E2" wp14:editId="6C943E2E">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36AB" w14:textId="77777777" w:rsidR="00243741" w:rsidRDefault="0024374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4" w:space="0" w:color="000000"/>
      </w:tblBorders>
      <w:tblCellMar>
        <w:left w:w="0" w:type="dxa"/>
        <w:right w:w="0" w:type="dxa"/>
      </w:tblCellMar>
      <w:tblLook w:val="01E0" w:firstRow="1" w:lastRow="1" w:firstColumn="1" w:lastColumn="1" w:noHBand="0" w:noVBand="0"/>
    </w:tblPr>
    <w:tblGrid>
      <w:gridCol w:w="10800"/>
    </w:tblGrid>
    <w:tr w:rsidR="00243741" w:rsidRPr="00AD38C5" w14:paraId="2658DE51" w14:textId="77777777" w:rsidTr="00035609">
      <w:trPr>
        <w:cantSplit/>
        <w:jc w:val="center"/>
      </w:trPr>
      <w:tc>
        <w:tcPr>
          <w:tcW w:w="5000" w:type="pct"/>
          <w:shd w:val="clear" w:color="auto" w:fill="auto"/>
        </w:tcPr>
        <w:p w14:paraId="03712303" w14:textId="3A735519" w:rsidR="00243741" w:rsidRPr="005F2113" w:rsidRDefault="00243741" w:rsidP="005F2113">
          <w:pPr>
            <w:pStyle w:val="PoT"/>
          </w:pPr>
        </w:p>
      </w:tc>
    </w:tr>
  </w:tbl>
  <w:p w14:paraId="3A55940E" w14:textId="77777777" w:rsidR="00243741" w:rsidRDefault="00243741" w:rsidP="00B96881">
    <w:pPr>
      <w:pStyle w:val="Spac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0F977" w14:textId="77777777" w:rsidR="00243741" w:rsidRDefault="0024374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B37CA" w14:textId="1A854DF1" w:rsidR="00243741" w:rsidRPr="00562F19" w:rsidRDefault="00243741" w:rsidP="00562F1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DA1B8" w14:textId="52FA6F81" w:rsidR="00243741" w:rsidRPr="00562F19" w:rsidRDefault="00243741" w:rsidP="00562F1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30A8B" w14:textId="77777777" w:rsidR="00243741" w:rsidRDefault="0024374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FEA21" w14:textId="77777777" w:rsidR="00243741" w:rsidRPr="00A85C61" w:rsidRDefault="00243741" w:rsidP="00A85C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774AF5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1B76D68"/>
    <w:multiLevelType w:val="hybridMultilevel"/>
    <w:tmpl w:val="1BD41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9A1F53"/>
    <w:multiLevelType w:val="hybridMultilevel"/>
    <w:tmpl w:val="48983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91F142E"/>
    <w:multiLevelType w:val="hybridMultilevel"/>
    <w:tmpl w:val="6C38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4">
    <w:nsid w:val="23BE66A0"/>
    <w:multiLevelType w:val="multilevel"/>
    <w:tmpl w:val="B6B4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nsid w:val="27395FD9"/>
    <w:multiLevelType w:val="hybridMultilevel"/>
    <w:tmpl w:val="6908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A65AB2"/>
    <w:multiLevelType w:val="hybridMultilevel"/>
    <w:tmpl w:val="F02C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B636EA"/>
    <w:multiLevelType w:val="hybridMultilevel"/>
    <w:tmpl w:val="C042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B4C04"/>
    <w:multiLevelType w:val="hybridMultilevel"/>
    <w:tmpl w:val="DF2E8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2A2C70"/>
    <w:multiLevelType w:val="hybridMultilevel"/>
    <w:tmpl w:val="9AFC5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2">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B880B60"/>
    <w:multiLevelType w:val="hybridMultilevel"/>
    <w:tmpl w:val="43AA5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630A34"/>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C06591"/>
    <w:multiLevelType w:val="hybridMultilevel"/>
    <w:tmpl w:val="5E36AD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1D725EB"/>
    <w:multiLevelType w:val="multilevel"/>
    <w:tmpl w:val="A092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5A0902"/>
    <w:multiLevelType w:val="multilevel"/>
    <w:tmpl w:val="DCA06418"/>
    <w:lvl w:ilvl="0">
      <w:start w:val="1"/>
      <w:numFmt w:val="decimal"/>
      <w:lvlText w:val="Lab %1"/>
      <w:lvlJc w:val="left"/>
      <w:pPr>
        <w:tabs>
          <w:tab w:val="num" w:pos="360"/>
        </w:tabs>
        <w:ind w:left="1440" w:hanging="144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45C26998"/>
    <w:multiLevelType w:val="multilevel"/>
    <w:tmpl w:val="DE74B36E"/>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ascii="Arial" w:hAnsi="Arial" w:cs="Arial" w:hint="default"/>
        <w:b w:val="0"/>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9">
    <w:nsid w:val="45E536A8"/>
    <w:multiLevelType w:val="multilevel"/>
    <w:tmpl w:val="16E4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7CC2F65"/>
    <w:multiLevelType w:val="hybridMultilevel"/>
    <w:tmpl w:val="CEE0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BA17D4"/>
    <w:multiLevelType w:val="multilevel"/>
    <w:tmpl w:val="96DA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8A58E4"/>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B351A"/>
    <w:multiLevelType w:val="hybridMultilevel"/>
    <w:tmpl w:val="6BB8D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5ADB4C34"/>
    <w:multiLevelType w:val="hybridMultilevel"/>
    <w:tmpl w:val="6C38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604E3F"/>
    <w:multiLevelType w:val="multilevel"/>
    <w:tmpl w:val="267AA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AB15C46"/>
    <w:multiLevelType w:val="multilevel"/>
    <w:tmpl w:val="24F42F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CCB077C"/>
    <w:multiLevelType w:val="hybridMultilevel"/>
    <w:tmpl w:val="A8901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D90D2A"/>
    <w:multiLevelType w:val="multilevel"/>
    <w:tmpl w:val="8DC4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20450F"/>
    <w:multiLevelType w:val="hybridMultilevel"/>
    <w:tmpl w:val="5BDA3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D354E3"/>
    <w:multiLevelType w:val="hybridMultilevel"/>
    <w:tmpl w:val="8452E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DC5D5D"/>
    <w:multiLevelType w:val="hybridMultilevel"/>
    <w:tmpl w:val="4DCA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0831EB"/>
    <w:multiLevelType w:val="hybridMultilevel"/>
    <w:tmpl w:val="9A6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nsid w:val="7D9E645D"/>
    <w:multiLevelType w:val="hybridMultilevel"/>
    <w:tmpl w:val="C15EC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3"/>
  </w:num>
  <w:num w:numId="3">
    <w:abstractNumId w:val="22"/>
  </w:num>
  <w:num w:numId="4">
    <w:abstractNumId w:val="21"/>
  </w:num>
  <w:num w:numId="5">
    <w:abstractNumId w:val="15"/>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0"/>
  </w:num>
  <w:num w:numId="9">
    <w:abstractNumId w:val="34"/>
  </w:num>
  <w:num w:numId="10">
    <w:abstractNumId w:val="5"/>
  </w:num>
  <w:num w:numId="11">
    <w:abstractNumId w:val="6"/>
  </w:num>
  <w:num w:numId="12">
    <w:abstractNumId w:val="4"/>
  </w:num>
  <w:num w:numId="13">
    <w:abstractNumId w:val="3"/>
  </w:num>
  <w:num w:numId="14">
    <w:abstractNumId w:val="2"/>
  </w:num>
  <w:num w:numId="15">
    <w:abstractNumId w:val="1"/>
  </w:num>
  <w:num w:numId="16">
    <w:abstractNumId w:val="7"/>
  </w:num>
  <w:num w:numId="17">
    <w:abstractNumId w:val="18"/>
  </w:num>
  <w:num w:numId="18">
    <w:abstractNumId w:val="9"/>
  </w:num>
  <w:num w:numId="19">
    <w:abstractNumId w:val="40"/>
  </w:num>
  <w:num w:numId="20">
    <w:abstractNumId w:val="42"/>
  </w:num>
  <w:num w:numId="21">
    <w:abstractNumId w:val="0"/>
  </w:num>
  <w:num w:numId="22">
    <w:abstractNumId w:val="35"/>
  </w:num>
  <w:num w:numId="23">
    <w:abstractNumId w:val="11"/>
  </w:num>
  <w:num w:numId="24">
    <w:abstractNumId w:val="8"/>
  </w:num>
  <w:num w:numId="25">
    <w:abstractNumId w:val="17"/>
  </w:num>
  <w:num w:numId="26">
    <w:abstractNumId w:val="30"/>
  </w:num>
  <w:num w:numId="27">
    <w:abstractNumId w:val="44"/>
  </w:num>
  <w:num w:numId="28">
    <w:abstractNumId w:val="41"/>
  </w:num>
  <w:num w:numId="29">
    <w:abstractNumId w:val="19"/>
  </w:num>
  <w:num w:numId="30">
    <w:abstractNumId w:val="23"/>
  </w:num>
  <w:num w:numId="31">
    <w:abstractNumId w:val="38"/>
  </w:num>
  <w:num w:numId="32">
    <w:abstractNumId w:val="32"/>
  </w:num>
  <w:num w:numId="33">
    <w:abstractNumId w:val="22"/>
  </w:num>
  <w:num w:numId="34">
    <w:abstractNumId w:val="33"/>
  </w:num>
  <w:num w:numId="35">
    <w:abstractNumId w:val="43"/>
  </w:num>
  <w:num w:numId="36">
    <w:abstractNumId w:val="27"/>
  </w:num>
  <w:num w:numId="37">
    <w:abstractNumId w:val="16"/>
  </w:num>
  <w:num w:numId="38">
    <w:abstractNumId w:val="25"/>
  </w:num>
  <w:num w:numId="39">
    <w:abstractNumId w:val="26"/>
  </w:num>
  <w:num w:numId="40">
    <w:abstractNumId w:val="20"/>
  </w:num>
  <w:num w:numId="41">
    <w:abstractNumId w:val="14"/>
  </w:num>
  <w:num w:numId="42">
    <w:abstractNumId w:val="36"/>
  </w:num>
  <w:num w:numId="43">
    <w:abstractNumId w:val="37"/>
  </w:num>
  <w:num w:numId="44">
    <w:abstractNumId w:val="31"/>
  </w:num>
  <w:num w:numId="45">
    <w:abstractNumId w:val="39"/>
  </w:num>
  <w:num w:numId="46">
    <w:abstractNumId w:val="29"/>
  </w:num>
  <w:num w:numId="47">
    <w:abstractNumId w:val="24"/>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ke Cai">
    <w15:presenceInfo w15:providerId="None" w15:userId="Mike Cai"/>
  </w15:person>
  <w15:person w15:author="kapoor">
    <w15:presenceInfo w15:providerId="None" w15:userId="kapo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131078" w:nlCheck="1" w:checkStyle="1"/>
  <w:activeWritingStyle w:appName="MSWord" w:lang="fr-FR" w:vendorID="64" w:dllVersion="131078" w:nlCheck="1" w:checkStyle="1"/>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4E23"/>
    <w:rsid w:val="0001085A"/>
    <w:rsid w:val="00013233"/>
    <w:rsid w:val="00015191"/>
    <w:rsid w:val="0002401A"/>
    <w:rsid w:val="00025B59"/>
    <w:rsid w:val="000264C3"/>
    <w:rsid w:val="00026753"/>
    <w:rsid w:val="00026EC2"/>
    <w:rsid w:val="00031C94"/>
    <w:rsid w:val="00032A69"/>
    <w:rsid w:val="00033EE1"/>
    <w:rsid w:val="0003468A"/>
    <w:rsid w:val="00034772"/>
    <w:rsid w:val="00035609"/>
    <w:rsid w:val="00035A18"/>
    <w:rsid w:val="000368AA"/>
    <w:rsid w:val="00036B10"/>
    <w:rsid w:val="00040AF4"/>
    <w:rsid w:val="00044D7E"/>
    <w:rsid w:val="000614C3"/>
    <w:rsid w:val="00063AC7"/>
    <w:rsid w:val="00063BF7"/>
    <w:rsid w:val="00064361"/>
    <w:rsid w:val="00064E79"/>
    <w:rsid w:val="0006547E"/>
    <w:rsid w:val="00066409"/>
    <w:rsid w:val="000705A3"/>
    <w:rsid w:val="00072C60"/>
    <w:rsid w:val="000757F8"/>
    <w:rsid w:val="0007678B"/>
    <w:rsid w:val="00076C7E"/>
    <w:rsid w:val="00077AFD"/>
    <w:rsid w:val="00077D29"/>
    <w:rsid w:val="00082E5B"/>
    <w:rsid w:val="00087C9B"/>
    <w:rsid w:val="0009216E"/>
    <w:rsid w:val="00092974"/>
    <w:rsid w:val="0009303F"/>
    <w:rsid w:val="000944A3"/>
    <w:rsid w:val="0009613E"/>
    <w:rsid w:val="00096FA8"/>
    <w:rsid w:val="000A1E73"/>
    <w:rsid w:val="000A42D0"/>
    <w:rsid w:val="000A6725"/>
    <w:rsid w:val="000A6EFD"/>
    <w:rsid w:val="000A7307"/>
    <w:rsid w:val="000B10EB"/>
    <w:rsid w:val="000B345A"/>
    <w:rsid w:val="000B42CF"/>
    <w:rsid w:val="000B4C5F"/>
    <w:rsid w:val="000B6C3E"/>
    <w:rsid w:val="000B7C7B"/>
    <w:rsid w:val="000C0171"/>
    <w:rsid w:val="000C0E39"/>
    <w:rsid w:val="000C2814"/>
    <w:rsid w:val="000C2865"/>
    <w:rsid w:val="000C5934"/>
    <w:rsid w:val="000C7D23"/>
    <w:rsid w:val="000D205A"/>
    <w:rsid w:val="000D22FF"/>
    <w:rsid w:val="000D5879"/>
    <w:rsid w:val="000E01BD"/>
    <w:rsid w:val="000E1A16"/>
    <w:rsid w:val="000E31BD"/>
    <w:rsid w:val="000E59F3"/>
    <w:rsid w:val="000E70D4"/>
    <w:rsid w:val="000E76D5"/>
    <w:rsid w:val="000E7A4E"/>
    <w:rsid w:val="000F0FE6"/>
    <w:rsid w:val="000F1A1F"/>
    <w:rsid w:val="000F6290"/>
    <w:rsid w:val="000F6F77"/>
    <w:rsid w:val="000F7C44"/>
    <w:rsid w:val="0010204F"/>
    <w:rsid w:val="001052F8"/>
    <w:rsid w:val="00110890"/>
    <w:rsid w:val="00110FCE"/>
    <w:rsid w:val="00111157"/>
    <w:rsid w:val="001111E4"/>
    <w:rsid w:val="001126B7"/>
    <w:rsid w:val="00113F6C"/>
    <w:rsid w:val="001143D9"/>
    <w:rsid w:val="00114E02"/>
    <w:rsid w:val="0011568B"/>
    <w:rsid w:val="00117828"/>
    <w:rsid w:val="001219F4"/>
    <w:rsid w:val="00124145"/>
    <w:rsid w:val="00124431"/>
    <w:rsid w:val="001253F4"/>
    <w:rsid w:val="0013094F"/>
    <w:rsid w:val="00131002"/>
    <w:rsid w:val="00131F12"/>
    <w:rsid w:val="00132A2D"/>
    <w:rsid w:val="00133DA4"/>
    <w:rsid w:val="001344F2"/>
    <w:rsid w:val="0014029B"/>
    <w:rsid w:val="00140C27"/>
    <w:rsid w:val="001428FB"/>
    <w:rsid w:val="00142EFD"/>
    <w:rsid w:val="00143E3B"/>
    <w:rsid w:val="00144FCE"/>
    <w:rsid w:val="001450F7"/>
    <w:rsid w:val="001468C5"/>
    <w:rsid w:val="0015012E"/>
    <w:rsid w:val="00150815"/>
    <w:rsid w:val="00151087"/>
    <w:rsid w:val="00151149"/>
    <w:rsid w:val="00151285"/>
    <w:rsid w:val="00154947"/>
    <w:rsid w:val="001550E6"/>
    <w:rsid w:val="00161C7E"/>
    <w:rsid w:val="0016244B"/>
    <w:rsid w:val="001633EA"/>
    <w:rsid w:val="00163E65"/>
    <w:rsid w:val="001671A5"/>
    <w:rsid w:val="001673AD"/>
    <w:rsid w:val="00171005"/>
    <w:rsid w:val="0017189A"/>
    <w:rsid w:val="00172567"/>
    <w:rsid w:val="00175E49"/>
    <w:rsid w:val="00180D5F"/>
    <w:rsid w:val="00180E06"/>
    <w:rsid w:val="00181D50"/>
    <w:rsid w:val="00183B2C"/>
    <w:rsid w:val="0018447B"/>
    <w:rsid w:val="00185AC4"/>
    <w:rsid w:val="001914E1"/>
    <w:rsid w:val="0019249E"/>
    <w:rsid w:val="0019259B"/>
    <w:rsid w:val="001943CF"/>
    <w:rsid w:val="0019678D"/>
    <w:rsid w:val="001A1941"/>
    <w:rsid w:val="001A241E"/>
    <w:rsid w:val="001A3ADD"/>
    <w:rsid w:val="001B4338"/>
    <w:rsid w:val="001B46C8"/>
    <w:rsid w:val="001B7D73"/>
    <w:rsid w:val="001C15C1"/>
    <w:rsid w:val="001C1DB9"/>
    <w:rsid w:val="001C23E6"/>
    <w:rsid w:val="001C3A1F"/>
    <w:rsid w:val="001C5A65"/>
    <w:rsid w:val="001D12DE"/>
    <w:rsid w:val="001D2131"/>
    <w:rsid w:val="001D2503"/>
    <w:rsid w:val="001D3C8A"/>
    <w:rsid w:val="001D40C9"/>
    <w:rsid w:val="001D715B"/>
    <w:rsid w:val="001D7A87"/>
    <w:rsid w:val="001E3096"/>
    <w:rsid w:val="001E3F25"/>
    <w:rsid w:val="001E4996"/>
    <w:rsid w:val="001E4C34"/>
    <w:rsid w:val="001E5890"/>
    <w:rsid w:val="001E652A"/>
    <w:rsid w:val="001E6BC7"/>
    <w:rsid w:val="001F0F2A"/>
    <w:rsid w:val="001F1834"/>
    <w:rsid w:val="001F463F"/>
    <w:rsid w:val="00200953"/>
    <w:rsid w:val="0020377A"/>
    <w:rsid w:val="00210677"/>
    <w:rsid w:val="00211F0B"/>
    <w:rsid w:val="00212912"/>
    <w:rsid w:val="00213D2C"/>
    <w:rsid w:val="00214948"/>
    <w:rsid w:val="00221E09"/>
    <w:rsid w:val="00223FEB"/>
    <w:rsid w:val="00226839"/>
    <w:rsid w:val="002269F1"/>
    <w:rsid w:val="00232814"/>
    <w:rsid w:val="0023335F"/>
    <w:rsid w:val="00233723"/>
    <w:rsid w:val="0024145A"/>
    <w:rsid w:val="00242449"/>
    <w:rsid w:val="00242FF2"/>
    <w:rsid w:val="00243741"/>
    <w:rsid w:val="00243A30"/>
    <w:rsid w:val="00244D68"/>
    <w:rsid w:val="002450C8"/>
    <w:rsid w:val="00245995"/>
    <w:rsid w:val="0025222A"/>
    <w:rsid w:val="00257D51"/>
    <w:rsid w:val="00260798"/>
    <w:rsid w:val="002608B0"/>
    <w:rsid w:val="00261514"/>
    <w:rsid w:val="002621B9"/>
    <w:rsid w:val="002623B9"/>
    <w:rsid w:val="00262C2C"/>
    <w:rsid w:val="002637AF"/>
    <w:rsid w:val="00263E88"/>
    <w:rsid w:val="002641EA"/>
    <w:rsid w:val="00266F43"/>
    <w:rsid w:val="00267C73"/>
    <w:rsid w:val="0027284F"/>
    <w:rsid w:val="00274E02"/>
    <w:rsid w:val="00275CFB"/>
    <w:rsid w:val="002802B5"/>
    <w:rsid w:val="00285490"/>
    <w:rsid w:val="00290D02"/>
    <w:rsid w:val="0029207F"/>
    <w:rsid w:val="0029262E"/>
    <w:rsid w:val="002959DF"/>
    <w:rsid w:val="002A1D27"/>
    <w:rsid w:val="002A381D"/>
    <w:rsid w:val="002A3F68"/>
    <w:rsid w:val="002A5950"/>
    <w:rsid w:val="002A7FCC"/>
    <w:rsid w:val="002B0EA1"/>
    <w:rsid w:val="002B166B"/>
    <w:rsid w:val="002B2C5F"/>
    <w:rsid w:val="002B3975"/>
    <w:rsid w:val="002C0787"/>
    <w:rsid w:val="002C07BC"/>
    <w:rsid w:val="002C1EE3"/>
    <w:rsid w:val="002C7409"/>
    <w:rsid w:val="002D0B0F"/>
    <w:rsid w:val="002D0BD5"/>
    <w:rsid w:val="002D1E5A"/>
    <w:rsid w:val="002D2DF8"/>
    <w:rsid w:val="002D3127"/>
    <w:rsid w:val="002D3397"/>
    <w:rsid w:val="002D46BF"/>
    <w:rsid w:val="002D51B8"/>
    <w:rsid w:val="002D56F3"/>
    <w:rsid w:val="002D6C6B"/>
    <w:rsid w:val="002D747D"/>
    <w:rsid w:val="002E11E1"/>
    <w:rsid w:val="002F1E9A"/>
    <w:rsid w:val="002F2560"/>
    <w:rsid w:val="002F271E"/>
    <w:rsid w:val="002F2E18"/>
    <w:rsid w:val="002F43D4"/>
    <w:rsid w:val="002F569A"/>
    <w:rsid w:val="002F760F"/>
    <w:rsid w:val="0030032D"/>
    <w:rsid w:val="0030238B"/>
    <w:rsid w:val="00303346"/>
    <w:rsid w:val="0030725A"/>
    <w:rsid w:val="0031189B"/>
    <w:rsid w:val="00311C19"/>
    <w:rsid w:val="00312E8A"/>
    <w:rsid w:val="0031771F"/>
    <w:rsid w:val="00317845"/>
    <w:rsid w:val="00317AC0"/>
    <w:rsid w:val="00320D09"/>
    <w:rsid w:val="00321441"/>
    <w:rsid w:val="00321A23"/>
    <w:rsid w:val="00324C88"/>
    <w:rsid w:val="00325F7C"/>
    <w:rsid w:val="00326BFA"/>
    <w:rsid w:val="0032711E"/>
    <w:rsid w:val="00327ABE"/>
    <w:rsid w:val="00330D04"/>
    <w:rsid w:val="00333AAE"/>
    <w:rsid w:val="00333FEA"/>
    <w:rsid w:val="003364BC"/>
    <w:rsid w:val="00340E03"/>
    <w:rsid w:val="00341477"/>
    <w:rsid w:val="00341AE1"/>
    <w:rsid w:val="003452B5"/>
    <w:rsid w:val="003467DE"/>
    <w:rsid w:val="0035094D"/>
    <w:rsid w:val="003519AC"/>
    <w:rsid w:val="00351FD5"/>
    <w:rsid w:val="00355E44"/>
    <w:rsid w:val="00356A65"/>
    <w:rsid w:val="00362A51"/>
    <w:rsid w:val="00363B50"/>
    <w:rsid w:val="00363E25"/>
    <w:rsid w:val="0036424A"/>
    <w:rsid w:val="00365011"/>
    <w:rsid w:val="00366F93"/>
    <w:rsid w:val="003671BE"/>
    <w:rsid w:val="003725E6"/>
    <w:rsid w:val="00373A78"/>
    <w:rsid w:val="00373D96"/>
    <w:rsid w:val="00383EFE"/>
    <w:rsid w:val="003878E7"/>
    <w:rsid w:val="0039055B"/>
    <w:rsid w:val="00391124"/>
    <w:rsid w:val="00391FBB"/>
    <w:rsid w:val="003925A1"/>
    <w:rsid w:val="00394B8E"/>
    <w:rsid w:val="00397D54"/>
    <w:rsid w:val="003A063E"/>
    <w:rsid w:val="003A0689"/>
    <w:rsid w:val="003A0CED"/>
    <w:rsid w:val="003B23D9"/>
    <w:rsid w:val="003B46EE"/>
    <w:rsid w:val="003B5BE7"/>
    <w:rsid w:val="003C0190"/>
    <w:rsid w:val="003C0901"/>
    <w:rsid w:val="003C1316"/>
    <w:rsid w:val="003C134C"/>
    <w:rsid w:val="003C4AE8"/>
    <w:rsid w:val="003C6523"/>
    <w:rsid w:val="003D36D4"/>
    <w:rsid w:val="003D4594"/>
    <w:rsid w:val="003D4AAA"/>
    <w:rsid w:val="003D50C5"/>
    <w:rsid w:val="003E3D95"/>
    <w:rsid w:val="003F0B1C"/>
    <w:rsid w:val="003F1125"/>
    <w:rsid w:val="003F27B9"/>
    <w:rsid w:val="003F6C84"/>
    <w:rsid w:val="003F7DA7"/>
    <w:rsid w:val="0040000E"/>
    <w:rsid w:val="0040062D"/>
    <w:rsid w:val="00403CD5"/>
    <w:rsid w:val="00403D60"/>
    <w:rsid w:val="004048D6"/>
    <w:rsid w:val="004066BB"/>
    <w:rsid w:val="00411B6A"/>
    <w:rsid w:val="004135FC"/>
    <w:rsid w:val="00414D8A"/>
    <w:rsid w:val="00420084"/>
    <w:rsid w:val="00420E02"/>
    <w:rsid w:val="00421E2D"/>
    <w:rsid w:val="00421EDD"/>
    <w:rsid w:val="00421F7E"/>
    <w:rsid w:val="00423B86"/>
    <w:rsid w:val="004260EF"/>
    <w:rsid w:val="00426BA8"/>
    <w:rsid w:val="0043206D"/>
    <w:rsid w:val="00432C02"/>
    <w:rsid w:val="00436896"/>
    <w:rsid w:val="0043753F"/>
    <w:rsid w:val="00442471"/>
    <w:rsid w:val="00442901"/>
    <w:rsid w:val="00443B63"/>
    <w:rsid w:val="0044575A"/>
    <w:rsid w:val="00445EE5"/>
    <w:rsid w:val="00446DB8"/>
    <w:rsid w:val="00450488"/>
    <w:rsid w:val="0045083C"/>
    <w:rsid w:val="00452CA6"/>
    <w:rsid w:val="00453961"/>
    <w:rsid w:val="004557B0"/>
    <w:rsid w:val="004615D6"/>
    <w:rsid w:val="00461BEC"/>
    <w:rsid w:val="00463482"/>
    <w:rsid w:val="004635D6"/>
    <w:rsid w:val="004642D3"/>
    <w:rsid w:val="004643B5"/>
    <w:rsid w:val="00464D54"/>
    <w:rsid w:val="00471A62"/>
    <w:rsid w:val="00473923"/>
    <w:rsid w:val="0047408B"/>
    <w:rsid w:val="004757C7"/>
    <w:rsid w:val="00476F6A"/>
    <w:rsid w:val="004800CA"/>
    <w:rsid w:val="00480B9C"/>
    <w:rsid w:val="00481197"/>
    <w:rsid w:val="004815D7"/>
    <w:rsid w:val="00484CF3"/>
    <w:rsid w:val="0048784D"/>
    <w:rsid w:val="00487D12"/>
    <w:rsid w:val="0049070C"/>
    <w:rsid w:val="00491260"/>
    <w:rsid w:val="004915EE"/>
    <w:rsid w:val="00492C6D"/>
    <w:rsid w:val="004941E3"/>
    <w:rsid w:val="004955FC"/>
    <w:rsid w:val="004957B7"/>
    <w:rsid w:val="004975CB"/>
    <w:rsid w:val="00497DCE"/>
    <w:rsid w:val="004A22D4"/>
    <w:rsid w:val="004A2CE4"/>
    <w:rsid w:val="004A5CD3"/>
    <w:rsid w:val="004A66B0"/>
    <w:rsid w:val="004A7331"/>
    <w:rsid w:val="004B007D"/>
    <w:rsid w:val="004B12C9"/>
    <w:rsid w:val="004B1BED"/>
    <w:rsid w:val="004B21B7"/>
    <w:rsid w:val="004C2BCA"/>
    <w:rsid w:val="004C71E3"/>
    <w:rsid w:val="004D0B80"/>
    <w:rsid w:val="004D19B0"/>
    <w:rsid w:val="004D2CED"/>
    <w:rsid w:val="004D78BE"/>
    <w:rsid w:val="004E0CEA"/>
    <w:rsid w:val="004E1CED"/>
    <w:rsid w:val="004E221E"/>
    <w:rsid w:val="004E28D3"/>
    <w:rsid w:val="004E327A"/>
    <w:rsid w:val="004F39AF"/>
    <w:rsid w:val="004F465E"/>
    <w:rsid w:val="004F5316"/>
    <w:rsid w:val="004F5E4B"/>
    <w:rsid w:val="004F6F7C"/>
    <w:rsid w:val="0050158A"/>
    <w:rsid w:val="00501BFD"/>
    <w:rsid w:val="00510873"/>
    <w:rsid w:val="00510AD6"/>
    <w:rsid w:val="00515504"/>
    <w:rsid w:val="005171E1"/>
    <w:rsid w:val="00522147"/>
    <w:rsid w:val="00522452"/>
    <w:rsid w:val="005267EE"/>
    <w:rsid w:val="00526A37"/>
    <w:rsid w:val="00527CBB"/>
    <w:rsid w:val="00527F4D"/>
    <w:rsid w:val="00530566"/>
    <w:rsid w:val="00530732"/>
    <w:rsid w:val="00530BA4"/>
    <w:rsid w:val="00531CC4"/>
    <w:rsid w:val="00534581"/>
    <w:rsid w:val="00534B41"/>
    <w:rsid w:val="005358EA"/>
    <w:rsid w:val="0053617B"/>
    <w:rsid w:val="00536815"/>
    <w:rsid w:val="005409BB"/>
    <w:rsid w:val="00541E9E"/>
    <w:rsid w:val="00544007"/>
    <w:rsid w:val="0055004C"/>
    <w:rsid w:val="00552773"/>
    <w:rsid w:val="005534D6"/>
    <w:rsid w:val="005538AB"/>
    <w:rsid w:val="00553A08"/>
    <w:rsid w:val="00555216"/>
    <w:rsid w:val="0055613B"/>
    <w:rsid w:val="005562A5"/>
    <w:rsid w:val="00562EE6"/>
    <w:rsid w:val="00562F19"/>
    <w:rsid w:val="005638FF"/>
    <w:rsid w:val="0057004D"/>
    <w:rsid w:val="00572804"/>
    <w:rsid w:val="0058084F"/>
    <w:rsid w:val="00582C30"/>
    <w:rsid w:val="005833BB"/>
    <w:rsid w:val="00584D40"/>
    <w:rsid w:val="00585140"/>
    <w:rsid w:val="005904EA"/>
    <w:rsid w:val="005943B5"/>
    <w:rsid w:val="00594CDF"/>
    <w:rsid w:val="005A180F"/>
    <w:rsid w:val="005A202B"/>
    <w:rsid w:val="005A21C5"/>
    <w:rsid w:val="005A33DA"/>
    <w:rsid w:val="005A554D"/>
    <w:rsid w:val="005A56DF"/>
    <w:rsid w:val="005A6AB6"/>
    <w:rsid w:val="005B2762"/>
    <w:rsid w:val="005B3A82"/>
    <w:rsid w:val="005B46EC"/>
    <w:rsid w:val="005B4898"/>
    <w:rsid w:val="005B59A1"/>
    <w:rsid w:val="005B59B9"/>
    <w:rsid w:val="005B794A"/>
    <w:rsid w:val="005C3BD5"/>
    <w:rsid w:val="005C7A0F"/>
    <w:rsid w:val="005D033C"/>
    <w:rsid w:val="005D26C9"/>
    <w:rsid w:val="005D2DBE"/>
    <w:rsid w:val="005D59CD"/>
    <w:rsid w:val="005D6596"/>
    <w:rsid w:val="005E5EFC"/>
    <w:rsid w:val="005E6A8A"/>
    <w:rsid w:val="005E6FE0"/>
    <w:rsid w:val="005E734E"/>
    <w:rsid w:val="005E7AD1"/>
    <w:rsid w:val="005F2113"/>
    <w:rsid w:val="00600FEA"/>
    <w:rsid w:val="00601C38"/>
    <w:rsid w:val="00605571"/>
    <w:rsid w:val="00605EC0"/>
    <w:rsid w:val="0060657B"/>
    <w:rsid w:val="00606B62"/>
    <w:rsid w:val="00607CF9"/>
    <w:rsid w:val="00607FC8"/>
    <w:rsid w:val="006122BC"/>
    <w:rsid w:val="00613BB2"/>
    <w:rsid w:val="00617CE0"/>
    <w:rsid w:val="00620809"/>
    <w:rsid w:val="006211AA"/>
    <w:rsid w:val="00622FDC"/>
    <w:rsid w:val="006237CB"/>
    <w:rsid w:val="0062397D"/>
    <w:rsid w:val="006274D5"/>
    <w:rsid w:val="00633770"/>
    <w:rsid w:val="00635CEA"/>
    <w:rsid w:val="0063732F"/>
    <w:rsid w:val="00637997"/>
    <w:rsid w:val="0064108D"/>
    <w:rsid w:val="00642F7B"/>
    <w:rsid w:val="00643203"/>
    <w:rsid w:val="006439D5"/>
    <w:rsid w:val="006448E1"/>
    <w:rsid w:val="00644FAA"/>
    <w:rsid w:val="006461D1"/>
    <w:rsid w:val="00647145"/>
    <w:rsid w:val="00647598"/>
    <w:rsid w:val="00647ADF"/>
    <w:rsid w:val="00650A6E"/>
    <w:rsid w:val="00657BCF"/>
    <w:rsid w:val="00660384"/>
    <w:rsid w:val="006613E0"/>
    <w:rsid w:val="006625B3"/>
    <w:rsid w:val="006635B5"/>
    <w:rsid w:val="00664B06"/>
    <w:rsid w:val="00665166"/>
    <w:rsid w:val="0066703D"/>
    <w:rsid w:val="0067279C"/>
    <w:rsid w:val="00672E3C"/>
    <w:rsid w:val="00674ADB"/>
    <w:rsid w:val="00674B83"/>
    <w:rsid w:val="00675195"/>
    <w:rsid w:val="0067567D"/>
    <w:rsid w:val="00677E89"/>
    <w:rsid w:val="00681C9C"/>
    <w:rsid w:val="00683605"/>
    <w:rsid w:val="0068420C"/>
    <w:rsid w:val="00684CA8"/>
    <w:rsid w:val="00690F12"/>
    <w:rsid w:val="0069128C"/>
    <w:rsid w:val="00693435"/>
    <w:rsid w:val="00694892"/>
    <w:rsid w:val="00694EE4"/>
    <w:rsid w:val="00696C60"/>
    <w:rsid w:val="00697E23"/>
    <w:rsid w:val="006A06AF"/>
    <w:rsid w:val="006A0A9A"/>
    <w:rsid w:val="006A19A6"/>
    <w:rsid w:val="006A1A33"/>
    <w:rsid w:val="006A514A"/>
    <w:rsid w:val="006A71EF"/>
    <w:rsid w:val="006B066B"/>
    <w:rsid w:val="006B1599"/>
    <w:rsid w:val="006B1BD0"/>
    <w:rsid w:val="006B238E"/>
    <w:rsid w:val="006B259D"/>
    <w:rsid w:val="006B2EE6"/>
    <w:rsid w:val="006B6231"/>
    <w:rsid w:val="006C1D87"/>
    <w:rsid w:val="006C369F"/>
    <w:rsid w:val="006C3ECA"/>
    <w:rsid w:val="006C54A7"/>
    <w:rsid w:val="006C561B"/>
    <w:rsid w:val="006C5DC8"/>
    <w:rsid w:val="006C7737"/>
    <w:rsid w:val="006D0739"/>
    <w:rsid w:val="006D114F"/>
    <w:rsid w:val="006D5803"/>
    <w:rsid w:val="006D5FA3"/>
    <w:rsid w:val="006E11C2"/>
    <w:rsid w:val="006E19D2"/>
    <w:rsid w:val="006E2CA1"/>
    <w:rsid w:val="006E3CF4"/>
    <w:rsid w:val="006E3F1A"/>
    <w:rsid w:val="006E59BD"/>
    <w:rsid w:val="006E6ECE"/>
    <w:rsid w:val="006E70C3"/>
    <w:rsid w:val="006E7AF7"/>
    <w:rsid w:val="006F12E1"/>
    <w:rsid w:val="006F2B37"/>
    <w:rsid w:val="006F40B2"/>
    <w:rsid w:val="006F4320"/>
    <w:rsid w:val="006F44ED"/>
    <w:rsid w:val="006F5B17"/>
    <w:rsid w:val="006F6B14"/>
    <w:rsid w:val="006F6BD3"/>
    <w:rsid w:val="00704AF2"/>
    <w:rsid w:val="007050D9"/>
    <w:rsid w:val="00705B6C"/>
    <w:rsid w:val="0071000A"/>
    <w:rsid w:val="00710E35"/>
    <w:rsid w:val="00713EBC"/>
    <w:rsid w:val="007146CE"/>
    <w:rsid w:val="0071497F"/>
    <w:rsid w:val="00715F22"/>
    <w:rsid w:val="00720E30"/>
    <w:rsid w:val="0072139A"/>
    <w:rsid w:val="00721862"/>
    <w:rsid w:val="00722000"/>
    <w:rsid w:val="0072419C"/>
    <w:rsid w:val="0072435F"/>
    <w:rsid w:val="007243AE"/>
    <w:rsid w:val="00726737"/>
    <w:rsid w:val="00726928"/>
    <w:rsid w:val="007305F8"/>
    <w:rsid w:val="00732EC7"/>
    <w:rsid w:val="00735154"/>
    <w:rsid w:val="007355CC"/>
    <w:rsid w:val="0073586A"/>
    <w:rsid w:val="00742FCC"/>
    <w:rsid w:val="00743042"/>
    <w:rsid w:val="00746208"/>
    <w:rsid w:val="0074780A"/>
    <w:rsid w:val="007507F2"/>
    <w:rsid w:val="00750B57"/>
    <w:rsid w:val="0075248D"/>
    <w:rsid w:val="007535DD"/>
    <w:rsid w:val="007537C5"/>
    <w:rsid w:val="0075673B"/>
    <w:rsid w:val="00756BF4"/>
    <w:rsid w:val="007574DC"/>
    <w:rsid w:val="00760CB1"/>
    <w:rsid w:val="007645C6"/>
    <w:rsid w:val="0076763B"/>
    <w:rsid w:val="00772B94"/>
    <w:rsid w:val="00775928"/>
    <w:rsid w:val="00775C35"/>
    <w:rsid w:val="007832EF"/>
    <w:rsid w:val="007856FF"/>
    <w:rsid w:val="00786A4A"/>
    <w:rsid w:val="00792583"/>
    <w:rsid w:val="00796C54"/>
    <w:rsid w:val="007973AE"/>
    <w:rsid w:val="007A4915"/>
    <w:rsid w:val="007A4D28"/>
    <w:rsid w:val="007A5AB0"/>
    <w:rsid w:val="007A69BE"/>
    <w:rsid w:val="007A7144"/>
    <w:rsid w:val="007A73F7"/>
    <w:rsid w:val="007A7B7B"/>
    <w:rsid w:val="007A7FFB"/>
    <w:rsid w:val="007B2C73"/>
    <w:rsid w:val="007B415A"/>
    <w:rsid w:val="007B4398"/>
    <w:rsid w:val="007B4F76"/>
    <w:rsid w:val="007B5042"/>
    <w:rsid w:val="007C03A8"/>
    <w:rsid w:val="007C1937"/>
    <w:rsid w:val="007C1E20"/>
    <w:rsid w:val="007C2291"/>
    <w:rsid w:val="007C2472"/>
    <w:rsid w:val="007C2FE8"/>
    <w:rsid w:val="007C6517"/>
    <w:rsid w:val="007D1DA8"/>
    <w:rsid w:val="007D4187"/>
    <w:rsid w:val="007D5075"/>
    <w:rsid w:val="007D54C0"/>
    <w:rsid w:val="007D7CE3"/>
    <w:rsid w:val="007E06D7"/>
    <w:rsid w:val="007E1218"/>
    <w:rsid w:val="007E140E"/>
    <w:rsid w:val="007E2296"/>
    <w:rsid w:val="007E3E7E"/>
    <w:rsid w:val="007E5665"/>
    <w:rsid w:val="007E5FCE"/>
    <w:rsid w:val="007E7CA1"/>
    <w:rsid w:val="00801250"/>
    <w:rsid w:val="008021BA"/>
    <w:rsid w:val="00802562"/>
    <w:rsid w:val="00803785"/>
    <w:rsid w:val="00805A18"/>
    <w:rsid w:val="00806CFB"/>
    <w:rsid w:val="00811BD7"/>
    <w:rsid w:val="00812571"/>
    <w:rsid w:val="00813689"/>
    <w:rsid w:val="008139DB"/>
    <w:rsid w:val="00816CCB"/>
    <w:rsid w:val="00817604"/>
    <w:rsid w:val="008210ED"/>
    <w:rsid w:val="00821342"/>
    <w:rsid w:val="0082192B"/>
    <w:rsid w:val="00824EC5"/>
    <w:rsid w:val="0082576B"/>
    <w:rsid w:val="00826A95"/>
    <w:rsid w:val="0082749A"/>
    <w:rsid w:val="008344EC"/>
    <w:rsid w:val="008351A4"/>
    <w:rsid w:val="0084059F"/>
    <w:rsid w:val="00841CB5"/>
    <w:rsid w:val="0085049E"/>
    <w:rsid w:val="008518E8"/>
    <w:rsid w:val="008522A0"/>
    <w:rsid w:val="00852A24"/>
    <w:rsid w:val="00860D78"/>
    <w:rsid w:val="00861B47"/>
    <w:rsid w:val="00863021"/>
    <w:rsid w:val="00863517"/>
    <w:rsid w:val="00863E5F"/>
    <w:rsid w:val="00865415"/>
    <w:rsid w:val="008669F3"/>
    <w:rsid w:val="0087085D"/>
    <w:rsid w:val="008709FC"/>
    <w:rsid w:val="008722A7"/>
    <w:rsid w:val="00874824"/>
    <w:rsid w:val="008752D9"/>
    <w:rsid w:val="008753DD"/>
    <w:rsid w:val="00875C30"/>
    <w:rsid w:val="00876B1B"/>
    <w:rsid w:val="00882168"/>
    <w:rsid w:val="00883450"/>
    <w:rsid w:val="00883795"/>
    <w:rsid w:val="00884ACC"/>
    <w:rsid w:val="008864EB"/>
    <w:rsid w:val="008875E1"/>
    <w:rsid w:val="00887C7C"/>
    <w:rsid w:val="00891C31"/>
    <w:rsid w:val="00892AB2"/>
    <w:rsid w:val="00895971"/>
    <w:rsid w:val="00895A62"/>
    <w:rsid w:val="00896AF3"/>
    <w:rsid w:val="008A0B65"/>
    <w:rsid w:val="008A23E7"/>
    <w:rsid w:val="008B037B"/>
    <w:rsid w:val="008B2EA7"/>
    <w:rsid w:val="008B6EC1"/>
    <w:rsid w:val="008B6F03"/>
    <w:rsid w:val="008C034B"/>
    <w:rsid w:val="008C046D"/>
    <w:rsid w:val="008C0E95"/>
    <w:rsid w:val="008C1218"/>
    <w:rsid w:val="008C2FE9"/>
    <w:rsid w:val="008C3441"/>
    <w:rsid w:val="008C3E4E"/>
    <w:rsid w:val="008C4148"/>
    <w:rsid w:val="008C5232"/>
    <w:rsid w:val="008C6CA4"/>
    <w:rsid w:val="008D520E"/>
    <w:rsid w:val="008D739A"/>
    <w:rsid w:val="008E200F"/>
    <w:rsid w:val="008E6972"/>
    <w:rsid w:val="008F0F50"/>
    <w:rsid w:val="008F2AF7"/>
    <w:rsid w:val="008F3AC5"/>
    <w:rsid w:val="008F4194"/>
    <w:rsid w:val="008F4EEA"/>
    <w:rsid w:val="008F53D9"/>
    <w:rsid w:val="00901C86"/>
    <w:rsid w:val="009023BC"/>
    <w:rsid w:val="00903613"/>
    <w:rsid w:val="0090380A"/>
    <w:rsid w:val="00906003"/>
    <w:rsid w:val="00906173"/>
    <w:rsid w:val="009067D7"/>
    <w:rsid w:val="00906A72"/>
    <w:rsid w:val="009076F9"/>
    <w:rsid w:val="0091027A"/>
    <w:rsid w:val="00911962"/>
    <w:rsid w:val="009122F8"/>
    <w:rsid w:val="00914F0B"/>
    <w:rsid w:val="00915824"/>
    <w:rsid w:val="009175BF"/>
    <w:rsid w:val="0092003C"/>
    <w:rsid w:val="00920CC7"/>
    <w:rsid w:val="00921452"/>
    <w:rsid w:val="0092211B"/>
    <w:rsid w:val="00922150"/>
    <w:rsid w:val="0092255A"/>
    <w:rsid w:val="00924FB1"/>
    <w:rsid w:val="00925974"/>
    <w:rsid w:val="00926888"/>
    <w:rsid w:val="00930985"/>
    <w:rsid w:val="00932FE1"/>
    <w:rsid w:val="00933F45"/>
    <w:rsid w:val="009342F7"/>
    <w:rsid w:val="009342FA"/>
    <w:rsid w:val="009343F0"/>
    <w:rsid w:val="0093574A"/>
    <w:rsid w:val="00936368"/>
    <w:rsid w:val="00936D8E"/>
    <w:rsid w:val="009400D8"/>
    <w:rsid w:val="00944E5C"/>
    <w:rsid w:val="00945C16"/>
    <w:rsid w:val="0094656F"/>
    <w:rsid w:val="00946889"/>
    <w:rsid w:val="00952669"/>
    <w:rsid w:val="009560E4"/>
    <w:rsid w:val="00956C6D"/>
    <w:rsid w:val="00964689"/>
    <w:rsid w:val="009650A1"/>
    <w:rsid w:val="00965DF3"/>
    <w:rsid w:val="00966CBE"/>
    <w:rsid w:val="00966CC6"/>
    <w:rsid w:val="009673BC"/>
    <w:rsid w:val="00971A41"/>
    <w:rsid w:val="009735ED"/>
    <w:rsid w:val="00974896"/>
    <w:rsid w:val="009768E6"/>
    <w:rsid w:val="009800AB"/>
    <w:rsid w:val="0098116D"/>
    <w:rsid w:val="0098274C"/>
    <w:rsid w:val="00985040"/>
    <w:rsid w:val="00985EEC"/>
    <w:rsid w:val="00990C31"/>
    <w:rsid w:val="00992390"/>
    <w:rsid w:val="00992EFC"/>
    <w:rsid w:val="009932CE"/>
    <w:rsid w:val="009937DA"/>
    <w:rsid w:val="009941AB"/>
    <w:rsid w:val="0099599F"/>
    <w:rsid w:val="0099726C"/>
    <w:rsid w:val="009A0F6E"/>
    <w:rsid w:val="009A1A1C"/>
    <w:rsid w:val="009A232B"/>
    <w:rsid w:val="009A2E4B"/>
    <w:rsid w:val="009A6322"/>
    <w:rsid w:val="009B0C31"/>
    <w:rsid w:val="009B2A86"/>
    <w:rsid w:val="009B3797"/>
    <w:rsid w:val="009B4EA1"/>
    <w:rsid w:val="009B7AFE"/>
    <w:rsid w:val="009C143A"/>
    <w:rsid w:val="009C264B"/>
    <w:rsid w:val="009C74EF"/>
    <w:rsid w:val="009C7816"/>
    <w:rsid w:val="009C7E02"/>
    <w:rsid w:val="009D0463"/>
    <w:rsid w:val="009D34A9"/>
    <w:rsid w:val="009D3943"/>
    <w:rsid w:val="009D5665"/>
    <w:rsid w:val="009D6198"/>
    <w:rsid w:val="009E1E39"/>
    <w:rsid w:val="009E2D97"/>
    <w:rsid w:val="009E704B"/>
    <w:rsid w:val="009F4FE2"/>
    <w:rsid w:val="009F5F0E"/>
    <w:rsid w:val="009F6F65"/>
    <w:rsid w:val="00A00C89"/>
    <w:rsid w:val="00A00E21"/>
    <w:rsid w:val="00A02FC0"/>
    <w:rsid w:val="00A04486"/>
    <w:rsid w:val="00A0794E"/>
    <w:rsid w:val="00A07CC0"/>
    <w:rsid w:val="00A13C91"/>
    <w:rsid w:val="00A155CA"/>
    <w:rsid w:val="00A15BFC"/>
    <w:rsid w:val="00A2045A"/>
    <w:rsid w:val="00A22025"/>
    <w:rsid w:val="00A23237"/>
    <w:rsid w:val="00A271E5"/>
    <w:rsid w:val="00A27AD1"/>
    <w:rsid w:val="00A30475"/>
    <w:rsid w:val="00A30859"/>
    <w:rsid w:val="00A354D4"/>
    <w:rsid w:val="00A36EF1"/>
    <w:rsid w:val="00A40B37"/>
    <w:rsid w:val="00A40FF8"/>
    <w:rsid w:val="00A41E8F"/>
    <w:rsid w:val="00A432F5"/>
    <w:rsid w:val="00A50D25"/>
    <w:rsid w:val="00A537FE"/>
    <w:rsid w:val="00A57B61"/>
    <w:rsid w:val="00A61999"/>
    <w:rsid w:val="00A65618"/>
    <w:rsid w:val="00A71601"/>
    <w:rsid w:val="00A71FAE"/>
    <w:rsid w:val="00A74430"/>
    <w:rsid w:val="00A75513"/>
    <w:rsid w:val="00A76954"/>
    <w:rsid w:val="00A76D10"/>
    <w:rsid w:val="00A771BC"/>
    <w:rsid w:val="00A80467"/>
    <w:rsid w:val="00A807E3"/>
    <w:rsid w:val="00A8190A"/>
    <w:rsid w:val="00A825AF"/>
    <w:rsid w:val="00A8414B"/>
    <w:rsid w:val="00A84CDB"/>
    <w:rsid w:val="00A85C61"/>
    <w:rsid w:val="00A8736B"/>
    <w:rsid w:val="00A87F5A"/>
    <w:rsid w:val="00A90E17"/>
    <w:rsid w:val="00A92D61"/>
    <w:rsid w:val="00A95677"/>
    <w:rsid w:val="00A95DC5"/>
    <w:rsid w:val="00A95EC7"/>
    <w:rsid w:val="00A96662"/>
    <w:rsid w:val="00A96D46"/>
    <w:rsid w:val="00AA21CD"/>
    <w:rsid w:val="00AA223D"/>
    <w:rsid w:val="00AA4735"/>
    <w:rsid w:val="00AA791D"/>
    <w:rsid w:val="00AB14A7"/>
    <w:rsid w:val="00AB1940"/>
    <w:rsid w:val="00AB3CA3"/>
    <w:rsid w:val="00AB4F63"/>
    <w:rsid w:val="00AB6288"/>
    <w:rsid w:val="00AB6A65"/>
    <w:rsid w:val="00AC2336"/>
    <w:rsid w:val="00AC3369"/>
    <w:rsid w:val="00AC605C"/>
    <w:rsid w:val="00AC7E5F"/>
    <w:rsid w:val="00AD0839"/>
    <w:rsid w:val="00AD2C69"/>
    <w:rsid w:val="00AD38C5"/>
    <w:rsid w:val="00AD5237"/>
    <w:rsid w:val="00AD6037"/>
    <w:rsid w:val="00AD6DDC"/>
    <w:rsid w:val="00AD7BF0"/>
    <w:rsid w:val="00AE1828"/>
    <w:rsid w:val="00AE28BD"/>
    <w:rsid w:val="00AE479D"/>
    <w:rsid w:val="00AE47B5"/>
    <w:rsid w:val="00AE616D"/>
    <w:rsid w:val="00AF10DE"/>
    <w:rsid w:val="00AF24B1"/>
    <w:rsid w:val="00AF390D"/>
    <w:rsid w:val="00AF6971"/>
    <w:rsid w:val="00B00FFD"/>
    <w:rsid w:val="00B03969"/>
    <w:rsid w:val="00B03F67"/>
    <w:rsid w:val="00B06713"/>
    <w:rsid w:val="00B07757"/>
    <w:rsid w:val="00B13F96"/>
    <w:rsid w:val="00B14F10"/>
    <w:rsid w:val="00B16AAA"/>
    <w:rsid w:val="00B200E8"/>
    <w:rsid w:val="00B20ADE"/>
    <w:rsid w:val="00B23246"/>
    <w:rsid w:val="00B252C3"/>
    <w:rsid w:val="00B32B20"/>
    <w:rsid w:val="00B3459B"/>
    <w:rsid w:val="00B36A80"/>
    <w:rsid w:val="00B37F65"/>
    <w:rsid w:val="00B40082"/>
    <w:rsid w:val="00B40148"/>
    <w:rsid w:val="00B402A7"/>
    <w:rsid w:val="00B4077C"/>
    <w:rsid w:val="00B41BD2"/>
    <w:rsid w:val="00B45F6E"/>
    <w:rsid w:val="00B47DF5"/>
    <w:rsid w:val="00B5328F"/>
    <w:rsid w:val="00B537F6"/>
    <w:rsid w:val="00B550C9"/>
    <w:rsid w:val="00B55FFB"/>
    <w:rsid w:val="00B57AEF"/>
    <w:rsid w:val="00B62774"/>
    <w:rsid w:val="00B629B4"/>
    <w:rsid w:val="00B63BEC"/>
    <w:rsid w:val="00B64163"/>
    <w:rsid w:val="00B64C2B"/>
    <w:rsid w:val="00B70C46"/>
    <w:rsid w:val="00B723F9"/>
    <w:rsid w:val="00B724A0"/>
    <w:rsid w:val="00B744F1"/>
    <w:rsid w:val="00B75A2F"/>
    <w:rsid w:val="00B80D27"/>
    <w:rsid w:val="00B83581"/>
    <w:rsid w:val="00B85291"/>
    <w:rsid w:val="00B8627A"/>
    <w:rsid w:val="00B903E9"/>
    <w:rsid w:val="00B91365"/>
    <w:rsid w:val="00B9179A"/>
    <w:rsid w:val="00B94054"/>
    <w:rsid w:val="00B943B9"/>
    <w:rsid w:val="00B948A6"/>
    <w:rsid w:val="00B94B50"/>
    <w:rsid w:val="00B95603"/>
    <w:rsid w:val="00B96881"/>
    <w:rsid w:val="00B97AAC"/>
    <w:rsid w:val="00BA0242"/>
    <w:rsid w:val="00BA429B"/>
    <w:rsid w:val="00BA609C"/>
    <w:rsid w:val="00BB2879"/>
    <w:rsid w:val="00BB2BA9"/>
    <w:rsid w:val="00BB2C15"/>
    <w:rsid w:val="00BB5078"/>
    <w:rsid w:val="00BB555D"/>
    <w:rsid w:val="00BC06C7"/>
    <w:rsid w:val="00BC4A2B"/>
    <w:rsid w:val="00BC57CC"/>
    <w:rsid w:val="00BC74AD"/>
    <w:rsid w:val="00BC7614"/>
    <w:rsid w:val="00BD0332"/>
    <w:rsid w:val="00BD0CC0"/>
    <w:rsid w:val="00BD0FE7"/>
    <w:rsid w:val="00BD2269"/>
    <w:rsid w:val="00BD6413"/>
    <w:rsid w:val="00BD7AFE"/>
    <w:rsid w:val="00BE01B5"/>
    <w:rsid w:val="00BE2540"/>
    <w:rsid w:val="00BE3100"/>
    <w:rsid w:val="00BE5405"/>
    <w:rsid w:val="00BF03BC"/>
    <w:rsid w:val="00BF30DE"/>
    <w:rsid w:val="00BF4F2C"/>
    <w:rsid w:val="00BF60B8"/>
    <w:rsid w:val="00BF64D1"/>
    <w:rsid w:val="00C009BA"/>
    <w:rsid w:val="00C00B77"/>
    <w:rsid w:val="00C019DC"/>
    <w:rsid w:val="00C035D2"/>
    <w:rsid w:val="00C0436C"/>
    <w:rsid w:val="00C07781"/>
    <w:rsid w:val="00C13AE1"/>
    <w:rsid w:val="00C1502C"/>
    <w:rsid w:val="00C201C3"/>
    <w:rsid w:val="00C201D0"/>
    <w:rsid w:val="00C20CFA"/>
    <w:rsid w:val="00C21D48"/>
    <w:rsid w:val="00C24F0B"/>
    <w:rsid w:val="00C25F6F"/>
    <w:rsid w:val="00C26B76"/>
    <w:rsid w:val="00C27308"/>
    <w:rsid w:val="00C27A89"/>
    <w:rsid w:val="00C31724"/>
    <w:rsid w:val="00C332A8"/>
    <w:rsid w:val="00C335B9"/>
    <w:rsid w:val="00C336C2"/>
    <w:rsid w:val="00C353E2"/>
    <w:rsid w:val="00C3651F"/>
    <w:rsid w:val="00C43192"/>
    <w:rsid w:val="00C4487C"/>
    <w:rsid w:val="00C4715F"/>
    <w:rsid w:val="00C474E8"/>
    <w:rsid w:val="00C5034E"/>
    <w:rsid w:val="00C5250E"/>
    <w:rsid w:val="00C52C3F"/>
    <w:rsid w:val="00C5369F"/>
    <w:rsid w:val="00C53E7C"/>
    <w:rsid w:val="00C54167"/>
    <w:rsid w:val="00C55238"/>
    <w:rsid w:val="00C565D8"/>
    <w:rsid w:val="00C57E2D"/>
    <w:rsid w:val="00C60D55"/>
    <w:rsid w:val="00C614B9"/>
    <w:rsid w:val="00C63216"/>
    <w:rsid w:val="00C63536"/>
    <w:rsid w:val="00C6629A"/>
    <w:rsid w:val="00C66528"/>
    <w:rsid w:val="00C67170"/>
    <w:rsid w:val="00C702BC"/>
    <w:rsid w:val="00C7114A"/>
    <w:rsid w:val="00C72036"/>
    <w:rsid w:val="00C738FA"/>
    <w:rsid w:val="00C751DC"/>
    <w:rsid w:val="00C76CE4"/>
    <w:rsid w:val="00C8055D"/>
    <w:rsid w:val="00C8314B"/>
    <w:rsid w:val="00C854BB"/>
    <w:rsid w:val="00C861FD"/>
    <w:rsid w:val="00C870B3"/>
    <w:rsid w:val="00C916C8"/>
    <w:rsid w:val="00C92493"/>
    <w:rsid w:val="00C9250D"/>
    <w:rsid w:val="00C931E4"/>
    <w:rsid w:val="00C93CA0"/>
    <w:rsid w:val="00C96766"/>
    <w:rsid w:val="00C96D12"/>
    <w:rsid w:val="00C97D60"/>
    <w:rsid w:val="00CA0429"/>
    <w:rsid w:val="00CA087D"/>
    <w:rsid w:val="00CA24A3"/>
    <w:rsid w:val="00CA3603"/>
    <w:rsid w:val="00CA3A6F"/>
    <w:rsid w:val="00CA3C5D"/>
    <w:rsid w:val="00CA414B"/>
    <w:rsid w:val="00CA453A"/>
    <w:rsid w:val="00CA56EA"/>
    <w:rsid w:val="00CA6C17"/>
    <w:rsid w:val="00CB3DDF"/>
    <w:rsid w:val="00CB514F"/>
    <w:rsid w:val="00CB6B21"/>
    <w:rsid w:val="00CC0E06"/>
    <w:rsid w:val="00CC3E64"/>
    <w:rsid w:val="00CD0F69"/>
    <w:rsid w:val="00CD3CE9"/>
    <w:rsid w:val="00CD47F1"/>
    <w:rsid w:val="00CD5258"/>
    <w:rsid w:val="00CD63E6"/>
    <w:rsid w:val="00CE03C3"/>
    <w:rsid w:val="00CE19E8"/>
    <w:rsid w:val="00CE1D40"/>
    <w:rsid w:val="00CE3504"/>
    <w:rsid w:val="00CE69DD"/>
    <w:rsid w:val="00CE7E4A"/>
    <w:rsid w:val="00CF09B9"/>
    <w:rsid w:val="00CF134E"/>
    <w:rsid w:val="00CF177D"/>
    <w:rsid w:val="00CF25A7"/>
    <w:rsid w:val="00CF282F"/>
    <w:rsid w:val="00CF4F9F"/>
    <w:rsid w:val="00CF70B8"/>
    <w:rsid w:val="00D000E7"/>
    <w:rsid w:val="00D0030C"/>
    <w:rsid w:val="00D00D58"/>
    <w:rsid w:val="00D04159"/>
    <w:rsid w:val="00D053C8"/>
    <w:rsid w:val="00D061F0"/>
    <w:rsid w:val="00D07111"/>
    <w:rsid w:val="00D11139"/>
    <w:rsid w:val="00D1152E"/>
    <w:rsid w:val="00D135F0"/>
    <w:rsid w:val="00D1766C"/>
    <w:rsid w:val="00D20F0A"/>
    <w:rsid w:val="00D24336"/>
    <w:rsid w:val="00D245C1"/>
    <w:rsid w:val="00D24978"/>
    <w:rsid w:val="00D2567D"/>
    <w:rsid w:val="00D26EE7"/>
    <w:rsid w:val="00D302A1"/>
    <w:rsid w:val="00D30C9F"/>
    <w:rsid w:val="00D31566"/>
    <w:rsid w:val="00D31880"/>
    <w:rsid w:val="00D32799"/>
    <w:rsid w:val="00D32B03"/>
    <w:rsid w:val="00D33348"/>
    <w:rsid w:val="00D334A4"/>
    <w:rsid w:val="00D34824"/>
    <w:rsid w:val="00D37483"/>
    <w:rsid w:val="00D37FB4"/>
    <w:rsid w:val="00D40B32"/>
    <w:rsid w:val="00D41960"/>
    <w:rsid w:val="00D43582"/>
    <w:rsid w:val="00D448AA"/>
    <w:rsid w:val="00D4690C"/>
    <w:rsid w:val="00D46E1B"/>
    <w:rsid w:val="00D51736"/>
    <w:rsid w:val="00D51D7A"/>
    <w:rsid w:val="00D5257A"/>
    <w:rsid w:val="00D548D8"/>
    <w:rsid w:val="00D55BC9"/>
    <w:rsid w:val="00D60ED2"/>
    <w:rsid w:val="00D61B20"/>
    <w:rsid w:val="00D62012"/>
    <w:rsid w:val="00D64019"/>
    <w:rsid w:val="00D64FC6"/>
    <w:rsid w:val="00D64FFF"/>
    <w:rsid w:val="00D65F53"/>
    <w:rsid w:val="00D71522"/>
    <w:rsid w:val="00D75915"/>
    <w:rsid w:val="00D77F17"/>
    <w:rsid w:val="00D8407E"/>
    <w:rsid w:val="00D85196"/>
    <w:rsid w:val="00D855B7"/>
    <w:rsid w:val="00D875C9"/>
    <w:rsid w:val="00D94354"/>
    <w:rsid w:val="00D954D3"/>
    <w:rsid w:val="00D9763A"/>
    <w:rsid w:val="00D979B2"/>
    <w:rsid w:val="00D97F89"/>
    <w:rsid w:val="00DA008E"/>
    <w:rsid w:val="00DA3619"/>
    <w:rsid w:val="00DA36A5"/>
    <w:rsid w:val="00DA6CF6"/>
    <w:rsid w:val="00DB16C3"/>
    <w:rsid w:val="00DB197A"/>
    <w:rsid w:val="00DB27AA"/>
    <w:rsid w:val="00DB2A70"/>
    <w:rsid w:val="00DB30A3"/>
    <w:rsid w:val="00DB3BE5"/>
    <w:rsid w:val="00DB594E"/>
    <w:rsid w:val="00DB5973"/>
    <w:rsid w:val="00DB5CF4"/>
    <w:rsid w:val="00DC02C4"/>
    <w:rsid w:val="00DC1C6E"/>
    <w:rsid w:val="00DC3906"/>
    <w:rsid w:val="00DC7402"/>
    <w:rsid w:val="00DD0325"/>
    <w:rsid w:val="00DD1A92"/>
    <w:rsid w:val="00DD3958"/>
    <w:rsid w:val="00DD5085"/>
    <w:rsid w:val="00DE1725"/>
    <w:rsid w:val="00DE2E04"/>
    <w:rsid w:val="00DE640B"/>
    <w:rsid w:val="00DE71B5"/>
    <w:rsid w:val="00DE7460"/>
    <w:rsid w:val="00DE7FD6"/>
    <w:rsid w:val="00DF0B7C"/>
    <w:rsid w:val="00DF148F"/>
    <w:rsid w:val="00DF50E5"/>
    <w:rsid w:val="00DF6665"/>
    <w:rsid w:val="00DF6982"/>
    <w:rsid w:val="00DF7D6F"/>
    <w:rsid w:val="00E01E28"/>
    <w:rsid w:val="00E0296C"/>
    <w:rsid w:val="00E03A83"/>
    <w:rsid w:val="00E10FB2"/>
    <w:rsid w:val="00E128E4"/>
    <w:rsid w:val="00E16026"/>
    <w:rsid w:val="00E20067"/>
    <w:rsid w:val="00E202DB"/>
    <w:rsid w:val="00E22CF1"/>
    <w:rsid w:val="00E22D77"/>
    <w:rsid w:val="00E23D5F"/>
    <w:rsid w:val="00E25470"/>
    <w:rsid w:val="00E258CB"/>
    <w:rsid w:val="00E26566"/>
    <w:rsid w:val="00E27C70"/>
    <w:rsid w:val="00E301DC"/>
    <w:rsid w:val="00E32323"/>
    <w:rsid w:val="00E33C8F"/>
    <w:rsid w:val="00E340EB"/>
    <w:rsid w:val="00E34EDD"/>
    <w:rsid w:val="00E3647D"/>
    <w:rsid w:val="00E3661A"/>
    <w:rsid w:val="00E36E64"/>
    <w:rsid w:val="00E374CB"/>
    <w:rsid w:val="00E40774"/>
    <w:rsid w:val="00E43A0E"/>
    <w:rsid w:val="00E44692"/>
    <w:rsid w:val="00E51CF4"/>
    <w:rsid w:val="00E56795"/>
    <w:rsid w:val="00E56885"/>
    <w:rsid w:val="00E57D84"/>
    <w:rsid w:val="00E62471"/>
    <w:rsid w:val="00E65F3D"/>
    <w:rsid w:val="00E70BF2"/>
    <w:rsid w:val="00E72C9B"/>
    <w:rsid w:val="00E73B4D"/>
    <w:rsid w:val="00E73B7C"/>
    <w:rsid w:val="00E742A1"/>
    <w:rsid w:val="00E77505"/>
    <w:rsid w:val="00E80438"/>
    <w:rsid w:val="00E81022"/>
    <w:rsid w:val="00E816C1"/>
    <w:rsid w:val="00E82448"/>
    <w:rsid w:val="00E830EC"/>
    <w:rsid w:val="00E83B8F"/>
    <w:rsid w:val="00E84EEC"/>
    <w:rsid w:val="00E85423"/>
    <w:rsid w:val="00E86A73"/>
    <w:rsid w:val="00E90094"/>
    <w:rsid w:val="00E95AEC"/>
    <w:rsid w:val="00E966BA"/>
    <w:rsid w:val="00E97DFC"/>
    <w:rsid w:val="00EA0467"/>
    <w:rsid w:val="00EA0A8D"/>
    <w:rsid w:val="00EA1363"/>
    <w:rsid w:val="00EA264E"/>
    <w:rsid w:val="00EA3AD0"/>
    <w:rsid w:val="00EA42DB"/>
    <w:rsid w:val="00EA4405"/>
    <w:rsid w:val="00EA6498"/>
    <w:rsid w:val="00EA6D43"/>
    <w:rsid w:val="00EA6DD3"/>
    <w:rsid w:val="00EA72C4"/>
    <w:rsid w:val="00EB10EA"/>
    <w:rsid w:val="00EB42EF"/>
    <w:rsid w:val="00EB7941"/>
    <w:rsid w:val="00EC07C6"/>
    <w:rsid w:val="00EC0B63"/>
    <w:rsid w:val="00EC0BCE"/>
    <w:rsid w:val="00EC0D42"/>
    <w:rsid w:val="00EC0F0C"/>
    <w:rsid w:val="00EC233E"/>
    <w:rsid w:val="00EC234C"/>
    <w:rsid w:val="00EC25BE"/>
    <w:rsid w:val="00EC414F"/>
    <w:rsid w:val="00EC586B"/>
    <w:rsid w:val="00EC632F"/>
    <w:rsid w:val="00ED1717"/>
    <w:rsid w:val="00ED4303"/>
    <w:rsid w:val="00ED48C3"/>
    <w:rsid w:val="00ED4F06"/>
    <w:rsid w:val="00ED6A16"/>
    <w:rsid w:val="00ED70A1"/>
    <w:rsid w:val="00EE0351"/>
    <w:rsid w:val="00EE1535"/>
    <w:rsid w:val="00EE20CF"/>
    <w:rsid w:val="00EE3CB1"/>
    <w:rsid w:val="00EE4AA3"/>
    <w:rsid w:val="00EE58D6"/>
    <w:rsid w:val="00EE5F58"/>
    <w:rsid w:val="00EE61E4"/>
    <w:rsid w:val="00EE7346"/>
    <w:rsid w:val="00EF0FB5"/>
    <w:rsid w:val="00EF22F3"/>
    <w:rsid w:val="00EF2A3C"/>
    <w:rsid w:val="00EF3DA4"/>
    <w:rsid w:val="00EF4971"/>
    <w:rsid w:val="00F00195"/>
    <w:rsid w:val="00F0148E"/>
    <w:rsid w:val="00F030C7"/>
    <w:rsid w:val="00F035E5"/>
    <w:rsid w:val="00F12044"/>
    <w:rsid w:val="00F1319C"/>
    <w:rsid w:val="00F13483"/>
    <w:rsid w:val="00F155F0"/>
    <w:rsid w:val="00F20A1A"/>
    <w:rsid w:val="00F21E3D"/>
    <w:rsid w:val="00F25641"/>
    <w:rsid w:val="00F30CE9"/>
    <w:rsid w:val="00F33F00"/>
    <w:rsid w:val="00F3579A"/>
    <w:rsid w:val="00F36BB4"/>
    <w:rsid w:val="00F40E4C"/>
    <w:rsid w:val="00F432C2"/>
    <w:rsid w:val="00F43F6F"/>
    <w:rsid w:val="00F467BF"/>
    <w:rsid w:val="00F46C49"/>
    <w:rsid w:val="00F4771B"/>
    <w:rsid w:val="00F479CE"/>
    <w:rsid w:val="00F47B9C"/>
    <w:rsid w:val="00F53E55"/>
    <w:rsid w:val="00F564C0"/>
    <w:rsid w:val="00F60D3F"/>
    <w:rsid w:val="00F6103A"/>
    <w:rsid w:val="00F6155D"/>
    <w:rsid w:val="00F62CBE"/>
    <w:rsid w:val="00F643E2"/>
    <w:rsid w:val="00F648C7"/>
    <w:rsid w:val="00F649EC"/>
    <w:rsid w:val="00F65085"/>
    <w:rsid w:val="00F702E7"/>
    <w:rsid w:val="00F70BF1"/>
    <w:rsid w:val="00F72D0D"/>
    <w:rsid w:val="00F733E6"/>
    <w:rsid w:val="00F7541F"/>
    <w:rsid w:val="00F75D41"/>
    <w:rsid w:val="00F76449"/>
    <w:rsid w:val="00F82641"/>
    <w:rsid w:val="00F836E6"/>
    <w:rsid w:val="00F84C45"/>
    <w:rsid w:val="00F84D0C"/>
    <w:rsid w:val="00F871CB"/>
    <w:rsid w:val="00F871CE"/>
    <w:rsid w:val="00F90169"/>
    <w:rsid w:val="00F9044D"/>
    <w:rsid w:val="00F915F0"/>
    <w:rsid w:val="00F9383B"/>
    <w:rsid w:val="00F93D7F"/>
    <w:rsid w:val="00F941F8"/>
    <w:rsid w:val="00F949A4"/>
    <w:rsid w:val="00FA1DCC"/>
    <w:rsid w:val="00FA520E"/>
    <w:rsid w:val="00FA5DEB"/>
    <w:rsid w:val="00FA6DA3"/>
    <w:rsid w:val="00FA73B7"/>
    <w:rsid w:val="00FB03CF"/>
    <w:rsid w:val="00FB159E"/>
    <w:rsid w:val="00FB303C"/>
    <w:rsid w:val="00FB52E0"/>
    <w:rsid w:val="00FB544B"/>
    <w:rsid w:val="00FB5993"/>
    <w:rsid w:val="00FB63F3"/>
    <w:rsid w:val="00FC2CC5"/>
    <w:rsid w:val="00FC7470"/>
    <w:rsid w:val="00FD0D2F"/>
    <w:rsid w:val="00FD1498"/>
    <w:rsid w:val="00FE0D39"/>
    <w:rsid w:val="00FE3EB1"/>
    <w:rsid w:val="00FE4288"/>
    <w:rsid w:val="00FF060B"/>
    <w:rsid w:val="00FF40F2"/>
    <w:rsid w:val="00FF4A1F"/>
    <w:rsid w:val="00FF68CC"/>
    <w:rsid w:val="00FF6F22"/>
    <w:rsid w:val="00FF74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4B9290E4"/>
  <w15:docId w15:val="{772D473A-D89E-4696-858F-FA7BF82E6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unhideWhenUsed="1"/>
    <w:lsdException w:name="No Spacing" w:semiHidden="1" w:uiPriority="68" w:unhideWhenUsed="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semiHidden="1" w:uiPriority="34" w:unhideWhenUsed="1" w:qFormat="1"/>
    <w:lsdException w:name="Quote" w:semiHidden="1" w:uiPriority="73" w:unhideWhenUsed="1"/>
    <w:lsdException w:name="Intense Quote" w:semiHidden="1" w:uiPriority="60" w:unhideWhenUsed="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85"/>
    <w:pPr>
      <w:spacing w:before="240" w:after="120"/>
    </w:pPr>
    <w:rPr>
      <w:rFonts w:ascii="Arial" w:hAnsi="Arial"/>
      <w:sz w:val="22"/>
      <w:szCs w:val="24"/>
    </w:rPr>
  </w:style>
  <w:style w:type="paragraph" w:styleId="Heading1">
    <w:name w:val="heading 1"/>
    <w:basedOn w:val="Normal"/>
    <w:next w:val="Normal"/>
    <w:qFormat/>
    <w:rsid w:val="00421E2D"/>
    <w:pPr>
      <w:pageBreakBefore/>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E56885"/>
    <w:pPr>
      <w:keepNext/>
      <w:pageBreakBefore w:val="0"/>
      <w:numPr>
        <w:ilvl w:val="1"/>
        <w:numId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E56885"/>
    <w:pPr>
      <w:numPr>
        <w:ilvl w:val="2"/>
      </w:numPr>
      <w:contextualSpacing/>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tabs>
        <w:tab w:val="left" w:pos="792"/>
      </w:tabs>
      <w:adjustRightInd w:val="0"/>
      <w:snapToGrid w:val="0"/>
    </w:pPr>
    <w:rPr>
      <w:rFonts w:eastAsia="Arial Unicode MS"/>
      <w:lang w:eastAsia="zh-CN"/>
    </w:rPr>
  </w:style>
  <w:style w:type="paragraph" w:styleId="Footer">
    <w:name w:val="footer"/>
    <w:rsid w:val="00032A69"/>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E56885"/>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E56885"/>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semiHidden/>
    <w:rsid w:val="00E56885"/>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semiHidden/>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E56885"/>
    <w:pPr>
      <w:tabs>
        <w:tab w:val="center" w:pos="4320"/>
        <w:tab w:val="right" w:pos="8640"/>
      </w:tabs>
      <w:spacing w:before="120"/>
    </w:pPr>
    <w:rPr>
      <w:sz w:val="20"/>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6"/>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2"/>
      </w:numPr>
    </w:pPr>
  </w:style>
  <w:style w:type="paragraph" w:customStyle="1" w:styleId="TableTitle">
    <w:name w:val="Table Title"/>
    <w:next w:val="TableText"/>
    <w:rsid w:val="00E56885"/>
    <w:pPr>
      <w:keepNext/>
      <w:keepLines/>
      <w:jc w:val="center"/>
    </w:pPr>
    <w:rPr>
      <w:rFonts w:ascii="Arial" w:eastAsia="Arial Unicode MS" w:hAnsi="Arial"/>
      <w:b/>
      <w:sz w:val="22"/>
      <w:szCs w:val="24"/>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3"/>
      </w:numPr>
    </w:pPr>
    <w:rPr>
      <w:rFonts w:eastAsia="SimSun"/>
    </w:rPr>
  </w:style>
  <w:style w:type="paragraph" w:customStyle="1" w:styleId="Cover-Subtitle">
    <w:name w:val="Cover - Subtitle"/>
    <w:basedOn w:val="Normal"/>
    <w:rsid w:val="00E56885"/>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4"/>
      </w:numPr>
      <w:tabs>
        <w:tab w:val="clear" w:pos="821"/>
      </w:tabs>
    </w:pPr>
  </w:style>
  <w:style w:type="numbering" w:styleId="111111">
    <w:name w:val="Outline List 2"/>
    <w:basedOn w:val="NoList"/>
    <w:semiHidden/>
    <w:rsid w:val="00E56885"/>
    <w:pPr>
      <w:numPr>
        <w:numId w:val="7"/>
      </w:numPr>
    </w:pPr>
  </w:style>
  <w:style w:type="paragraph" w:styleId="ListBullet">
    <w:name w:val="List Bullet"/>
    <w:basedOn w:val="Normal"/>
    <w:rsid w:val="00E56885"/>
    <w:pPr>
      <w:keepLines/>
      <w:numPr>
        <w:numId w:val="5"/>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5"/>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E56885"/>
    <w:pPr>
      <w:numPr>
        <w:numId w:val="8"/>
      </w:numPr>
    </w:pPr>
  </w:style>
  <w:style w:type="numbering" w:styleId="ArticleSection">
    <w:name w:val="Outline List 3"/>
    <w:basedOn w:val="NoList"/>
    <w:semiHidden/>
    <w:rsid w:val="00E56885"/>
    <w:pPr>
      <w:numPr>
        <w:numId w:val="9"/>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character" w:customStyle="1" w:styleId="StepListChar">
    <w:name w:val="Step List Char"/>
    <w:link w:val="StepList"/>
    <w:rsid w:val="00A57B61"/>
    <w:rPr>
      <w:rFonts w:ascii="Arial" w:hAnsi="Arial"/>
      <w:sz w:val="22"/>
      <w:szCs w:val="22"/>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semiHidden/>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5"/>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5"/>
      </w:numPr>
    </w:pPr>
  </w:style>
  <w:style w:type="character" w:styleId="HTMLCite">
    <w:name w:val="HTML Cite"/>
    <w:uiPriority w:val="99"/>
    <w:semiHidden/>
    <w:rsid w:val="00E56885"/>
    <w:rPr>
      <w:i/>
      <w:iCs/>
    </w:rPr>
  </w:style>
  <w:style w:type="character" w:styleId="HTMLCode">
    <w:name w:val="HTML Code"/>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10"/>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after="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11"/>
      </w:numPr>
    </w:pPr>
  </w:style>
  <w:style w:type="paragraph" w:styleId="ListNumber2">
    <w:name w:val="List Number 2"/>
    <w:basedOn w:val="Normal"/>
    <w:semiHidden/>
    <w:rsid w:val="00E56885"/>
    <w:pPr>
      <w:numPr>
        <w:numId w:val="12"/>
      </w:numPr>
    </w:pPr>
  </w:style>
  <w:style w:type="paragraph" w:styleId="ListNumber3">
    <w:name w:val="List Number 3"/>
    <w:basedOn w:val="Normal"/>
    <w:semiHidden/>
    <w:rsid w:val="00E56885"/>
    <w:pPr>
      <w:numPr>
        <w:numId w:val="13"/>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4"/>
      </w:numPr>
    </w:pPr>
  </w:style>
  <w:style w:type="paragraph" w:styleId="ListNumber5">
    <w:name w:val="List Number 5"/>
    <w:basedOn w:val="Normal"/>
    <w:semiHidden/>
    <w:rsid w:val="00E56885"/>
    <w:pPr>
      <w:numPr>
        <w:numId w:val="15"/>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semiHidden/>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semiHidden/>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semiHidden/>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customStyle="1" w:styleId="ColorfulList-Accent11">
    <w:name w:val="Colorful List - Accent 11"/>
    <w:basedOn w:val="Normal"/>
    <w:uiPriority w:val="34"/>
    <w:qFormat/>
    <w:rsid w:val="00985040"/>
    <w:pPr>
      <w:ind w:left="720"/>
    </w:pPr>
  </w:style>
  <w:style w:type="paragraph" w:styleId="ListParagraph">
    <w:name w:val="List Paragraph"/>
    <w:basedOn w:val="Normal"/>
    <w:uiPriority w:val="34"/>
    <w:unhideWhenUsed/>
    <w:qFormat/>
    <w:rsid w:val="009400D8"/>
    <w:pPr>
      <w:ind w:left="720"/>
      <w:contextualSpacing/>
    </w:p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Wingdings" w:hAnsi="Wingdings"/>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spacing w:before="0" w:after="0"/>
    </w:pPr>
    <w:rPr>
      <w:rFonts w:eastAsia="Arial Unicode M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30">
      <w:bodyDiv w:val="1"/>
      <w:marLeft w:val="0"/>
      <w:marRight w:val="0"/>
      <w:marTop w:val="0"/>
      <w:marBottom w:val="0"/>
      <w:divBdr>
        <w:top w:val="none" w:sz="0" w:space="0" w:color="auto"/>
        <w:left w:val="none" w:sz="0" w:space="0" w:color="auto"/>
        <w:bottom w:val="none" w:sz="0" w:space="0" w:color="auto"/>
        <w:right w:val="none" w:sz="0" w:space="0" w:color="auto"/>
      </w:divBdr>
    </w:div>
    <w:div w:id="39669317">
      <w:bodyDiv w:val="1"/>
      <w:marLeft w:val="0"/>
      <w:marRight w:val="0"/>
      <w:marTop w:val="0"/>
      <w:marBottom w:val="0"/>
      <w:divBdr>
        <w:top w:val="none" w:sz="0" w:space="0" w:color="auto"/>
        <w:left w:val="none" w:sz="0" w:space="0" w:color="auto"/>
        <w:bottom w:val="none" w:sz="0" w:space="0" w:color="auto"/>
        <w:right w:val="none" w:sz="0" w:space="0" w:color="auto"/>
      </w:divBdr>
    </w:div>
    <w:div w:id="571890175">
      <w:bodyDiv w:val="1"/>
      <w:marLeft w:val="0"/>
      <w:marRight w:val="0"/>
      <w:marTop w:val="0"/>
      <w:marBottom w:val="0"/>
      <w:divBdr>
        <w:top w:val="none" w:sz="0" w:space="0" w:color="auto"/>
        <w:left w:val="none" w:sz="0" w:space="0" w:color="auto"/>
        <w:bottom w:val="none" w:sz="0" w:space="0" w:color="auto"/>
        <w:right w:val="none" w:sz="0" w:space="0" w:color="auto"/>
      </w:divBdr>
    </w:div>
    <w:div w:id="580719642">
      <w:bodyDiv w:val="1"/>
      <w:marLeft w:val="0"/>
      <w:marRight w:val="0"/>
      <w:marTop w:val="0"/>
      <w:marBottom w:val="0"/>
      <w:divBdr>
        <w:top w:val="none" w:sz="0" w:space="0" w:color="auto"/>
        <w:left w:val="none" w:sz="0" w:space="0" w:color="auto"/>
        <w:bottom w:val="none" w:sz="0" w:space="0" w:color="auto"/>
        <w:right w:val="none" w:sz="0" w:space="0" w:color="auto"/>
      </w:divBdr>
    </w:div>
    <w:div w:id="907808214">
      <w:bodyDiv w:val="1"/>
      <w:marLeft w:val="0"/>
      <w:marRight w:val="0"/>
      <w:marTop w:val="0"/>
      <w:marBottom w:val="0"/>
      <w:divBdr>
        <w:top w:val="none" w:sz="0" w:space="0" w:color="auto"/>
        <w:left w:val="none" w:sz="0" w:space="0" w:color="auto"/>
        <w:bottom w:val="none" w:sz="0" w:space="0" w:color="auto"/>
        <w:right w:val="none" w:sz="0" w:space="0" w:color="auto"/>
      </w:divBdr>
    </w:div>
    <w:div w:id="1059205097">
      <w:bodyDiv w:val="1"/>
      <w:marLeft w:val="0"/>
      <w:marRight w:val="0"/>
      <w:marTop w:val="0"/>
      <w:marBottom w:val="0"/>
      <w:divBdr>
        <w:top w:val="none" w:sz="0" w:space="0" w:color="auto"/>
        <w:left w:val="none" w:sz="0" w:space="0" w:color="auto"/>
        <w:bottom w:val="none" w:sz="0" w:space="0" w:color="auto"/>
        <w:right w:val="none" w:sz="0" w:space="0" w:color="auto"/>
      </w:divBdr>
    </w:div>
    <w:div w:id="1180312613">
      <w:bodyDiv w:val="1"/>
      <w:marLeft w:val="0"/>
      <w:marRight w:val="0"/>
      <w:marTop w:val="0"/>
      <w:marBottom w:val="0"/>
      <w:divBdr>
        <w:top w:val="none" w:sz="0" w:space="0" w:color="auto"/>
        <w:left w:val="none" w:sz="0" w:space="0" w:color="auto"/>
        <w:bottom w:val="none" w:sz="0" w:space="0" w:color="auto"/>
        <w:right w:val="none" w:sz="0" w:space="0" w:color="auto"/>
      </w:divBdr>
    </w:div>
    <w:div w:id="1286083359">
      <w:bodyDiv w:val="1"/>
      <w:marLeft w:val="0"/>
      <w:marRight w:val="0"/>
      <w:marTop w:val="0"/>
      <w:marBottom w:val="0"/>
      <w:divBdr>
        <w:top w:val="none" w:sz="0" w:space="0" w:color="auto"/>
        <w:left w:val="none" w:sz="0" w:space="0" w:color="auto"/>
        <w:bottom w:val="none" w:sz="0" w:space="0" w:color="auto"/>
        <w:right w:val="none" w:sz="0" w:space="0" w:color="auto"/>
      </w:divBdr>
    </w:div>
    <w:div w:id="1289970612">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644117342">
      <w:bodyDiv w:val="1"/>
      <w:marLeft w:val="0"/>
      <w:marRight w:val="0"/>
      <w:marTop w:val="0"/>
      <w:marBottom w:val="0"/>
      <w:divBdr>
        <w:top w:val="none" w:sz="0" w:space="0" w:color="auto"/>
        <w:left w:val="none" w:sz="0" w:space="0" w:color="auto"/>
        <w:bottom w:val="none" w:sz="0" w:space="0" w:color="auto"/>
        <w:right w:val="none" w:sz="0" w:space="0" w:color="auto"/>
      </w:divBdr>
    </w:div>
    <w:div w:id="2145736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github.com/sandhya9/JSPForumMigration" TargetMode="External"/><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image" Target="media/image10.png"/><Relationship Id="rId42" Type="http://schemas.microsoft.com/office/2011/relationships/commentsExtended" Target="commentsExtended.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emf"/><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6.e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1.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eader" Target="header8.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www.eclipse.org/downloads/"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hyperlink" Target="http://www.ibm.com/developerworks/websphere/library/techarticles/1404_vines1/1404_vines1.html" TargetMode="External"/><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developer.ibm.com/wasdev/downloads/"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comments" Target="comments.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hyperlink" Target="http://db.apache.org/derby/releases/release-10.11.1.1.cgi" TargetMode="External"/><Relationship Id="rId36" Type="http://schemas.openxmlformats.org/officeDocument/2006/relationships/hyperlink" Target="http://localhost:8080/forum"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Easyforum-YOURNAME.mybluemix.net" TargetMode="External"/><Relationship Id="rId81" Type="http://schemas.openxmlformats.org/officeDocument/2006/relationships/image" Target="media/image52.png"/><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1202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5D668-6F62-41B4-BCF6-081D9362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201202_TEC_workbook_TEMPLATE.dot</Template>
  <TotalTime>200</TotalTime>
  <Pages>38</Pages>
  <Words>3293</Words>
  <Characters>18773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TEC Workbook</vt:lpstr>
    </vt:vector>
  </TitlesOfParts>
  <Company/>
  <LinksUpToDate>false</LinksUpToDate>
  <CharactersWithSpaces>22022</CharactersWithSpaces>
  <SharedDoc>false</SharedDoc>
  <HLinks>
    <vt:vector size="66" baseType="variant">
      <vt:variant>
        <vt:i4>1179654</vt:i4>
      </vt:variant>
      <vt:variant>
        <vt:i4>38</vt:i4>
      </vt:variant>
      <vt:variant>
        <vt:i4>0</vt:i4>
      </vt:variant>
      <vt:variant>
        <vt:i4>5</vt:i4>
      </vt:variant>
      <vt:variant>
        <vt:lpwstr/>
      </vt:variant>
      <vt:variant>
        <vt:lpwstr>_Toc426879162</vt:lpwstr>
      </vt:variant>
      <vt:variant>
        <vt:i4>1179653</vt:i4>
      </vt:variant>
      <vt:variant>
        <vt:i4>32</vt:i4>
      </vt:variant>
      <vt:variant>
        <vt:i4>0</vt:i4>
      </vt:variant>
      <vt:variant>
        <vt:i4>5</vt:i4>
      </vt:variant>
      <vt:variant>
        <vt:lpwstr/>
      </vt:variant>
      <vt:variant>
        <vt:lpwstr>_Toc426879161</vt:lpwstr>
      </vt:variant>
      <vt:variant>
        <vt:i4>1179652</vt:i4>
      </vt:variant>
      <vt:variant>
        <vt:i4>26</vt:i4>
      </vt:variant>
      <vt:variant>
        <vt:i4>0</vt:i4>
      </vt:variant>
      <vt:variant>
        <vt:i4>5</vt:i4>
      </vt:variant>
      <vt:variant>
        <vt:lpwstr/>
      </vt:variant>
      <vt:variant>
        <vt:lpwstr>_Toc426879160</vt:lpwstr>
      </vt:variant>
      <vt:variant>
        <vt:i4>1114125</vt:i4>
      </vt:variant>
      <vt:variant>
        <vt:i4>20</vt:i4>
      </vt:variant>
      <vt:variant>
        <vt:i4>0</vt:i4>
      </vt:variant>
      <vt:variant>
        <vt:i4>5</vt:i4>
      </vt:variant>
      <vt:variant>
        <vt:lpwstr/>
      </vt:variant>
      <vt:variant>
        <vt:lpwstr>_Toc426879159</vt:lpwstr>
      </vt:variant>
      <vt:variant>
        <vt:i4>1114124</vt:i4>
      </vt:variant>
      <vt:variant>
        <vt:i4>14</vt:i4>
      </vt:variant>
      <vt:variant>
        <vt:i4>0</vt:i4>
      </vt:variant>
      <vt:variant>
        <vt:i4>5</vt:i4>
      </vt:variant>
      <vt:variant>
        <vt:lpwstr/>
      </vt:variant>
      <vt:variant>
        <vt:lpwstr>_Toc426879158</vt:lpwstr>
      </vt:variant>
      <vt:variant>
        <vt:i4>1114115</vt:i4>
      </vt:variant>
      <vt:variant>
        <vt:i4>8</vt:i4>
      </vt:variant>
      <vt:variant>
        <vt:i4>0</vt:i4>
      </vt:variant>
      <vt:variant>
        <vt:i4>5</vt:i4>
      </vt:variant>
      <vt:variant>
        <vt:lpwstr/>
      </vt:variant>
      <vt:variant>
        <vt:lpwstr>_Toc426879157</vt:lpwstr>
      </vt:variant>
      <vt:variant>
        <vt:i4>1114114</vt:i4>
      </vt:variant>
      <vt:variant>
        <vt:i4>2</vt:i4>
      </vt:variant>
      <vt:variant>
        <vt:i4>0</vt:i4>
      </vt:variant>
      <vt:variant>
        <vt:i4>5</vt:i4>
      </vt:variant>
      <vt:variant>
        <vt:lpwstr/>
      </vt:variant>
      <vt:variant>
        <vt:lpwstr>_Toc426879156</vt:lpwstr>
      </vt:variant>
      <vt:variant>
        <vt:i4>4391007</vt:i4>
      </vt:variant>
      <vt:variant>
        <vt:i4>19986</vt:i4>
      </vt:variant>
      <vt:variant>
        <vt:i4>1033</vt:i4>
      </vt:variant>
      <vt:variant>
        <vt:i4>1</vt:i4>
      </vt:variant>
      <vt:variant>
        <vt:lpwstr>IBM-600dpi-1</vt:lpwstr>
      </vt:variant>
      <vt:variant>
        <vt:lpwstr/>
      </vt:variant>
      <vt:variant>
        <vt:i4>8323126</vt:i4>
      </vt:variant>
      <vt:variant>
        <vt:i4>37437</vt:i4>
      </vt:variant>
      <vt:variant>
        <vt:i4>1034</vt:i4>
      </vt:variant>
      <vt:variant>
        <vt:i4>1</vt:i4>
      </vt:variant>
      <vt:variant>
        <vt:lpwstr>Please Recycle</vt:lpwstr>
      </vt:variant>
      <vt:variant>
        <vt:lpwstr/>
      </vt:variant>
      <vt:variant>
        <vt:i4>1835069</vt:i4>
      </vt:variant>
      <vt:variant>
        <vt:i4>37919</vt:i4>
      </vt:variant>
      <vt:variant>
        <vt:i4>1032</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dc:description/>
  <cp:lastModifiedBy>ADMINIBM</cp:lastModifiedBy>
  <cp:revision>13</cp:revision>
  <cp:lastPrinted>2015-08-24T17:09:00Z</cp:lastPrinted>
  <dcterms:created xsi:type="dcterms:W3CDTF">2015-08-27T17:39:00Z</dcterms:created>
  <dcterms:modified xsi:type="dcterms:W3CDTF">2015-12-12T06:24:00Z</dcterms:modified>
</cp:coreProperties>
</file>